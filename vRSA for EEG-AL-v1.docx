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15940" w14:textId="359A2BE6" w:rsidR="00A01012" w:rsidRDefault="00A01012" w:rsidP="00AA49B1">
      <w:pPr>
        <w:pStyle w:val="Heading1"/>
      </w:pPr>
      <w:r w:rsidRPr="00FB6A3A">
        <w:t>Variational Representational Similarity Analysis (</w:t>
      </w:r>
      <w:proofErr w:type="spellStart"/>
      <w:r w:rsidR="00F0313D">
        <w:t>v</w:t>
      </w:r>
      <w:r w:rsidRPr="00FB6A3A">
        <w:t>RSA</w:t>
      </w:r>
      <w:proofErr w:type="spellEnd"/>
      <w:r w:rsidRPr="00FB6A3A">
        <w:t xml:space="preserve">) for </w:t>
      </w:r>
      <w:r w:rsidR="00D11F56">
        <w:t>M/E</w:t>
      </w:r>
      <w:r w:rsidR="00D11F56" w:rsidRPr="00FB6A3A">
        <w:t>EG</w:t>
      </w:r>
    </w:p>
    <w:p w14:paraId="3F37F74F" w14:textId="5F8CD216" w:rsidR="00EA4AC4" w:rsidRPr="009E4FC2" w:rsidRDefault="00DD2F69" w:rsidP="00EA4AC4">
      <w:pPr>
        <w:rPr>
          <w:lang w:val="en-US"/>
          <w:rPrChange w:id="0" w:author="Alex Lepauvre" w:date="2025-10-01T18:50:00Z">
            <w:rPr>
              <w:lang w:val="de-DE"/>
            </w:rPr>
          </w:rPrChange>
        </w:rPr>
      </w:pPr>
      <w:r w:rsidRPr="009E4FC2">
        <w:rPr>
          <w:lang w:val="en-US"/>
          <w:rPrChange w:id="1" w:author="Alex Lepauvre" w:date="2025-10-01T18:50:00Z">
            <w:rPr>
              <w:lang w:val="de-DE"/>
            </w:rPr>
          </w:rPrChange>
        </w:rPr>
        <w:t xml:space="preserve">Alex </w:t>
      </w:r>
      <w:r w:rsidR="00D11F56" w:rsidRPr="009E4FC2">
        <w:rPr>
          <w:lang w:val="en-US"/>
          <w:rPrChange w:id="2" w:author="Alex Lepauvre" w:date="2025-10-01T18:50:00Z">
            <w:rPr>
              <w:lang w:val="de-DE"/>
            </w:rPr>
          </w:rPrChange>
        </w:rPr>
        <w:t>Lepauvre</w:t>
      </w:r>
      <w:r w:rsidR="00D11F56" w:rsidRPr="009E4FC2">
        <w:rPr>
          <w:vertAlign w:val="superscript"/>
          <w:lang w:val="en-US"/>
          <w:rPrChange w:id="3" w:author="Alex Lepauvre" w:date="2025-10-01T18:50:00Z">
            <w:rPr>
              <w:vertAlign w:val="superscript"/>
              <w:lang w:val="de-DE"/>
            </w:rPr>
          </w:rPrChange>
        </w:rPr>
        <w:t>1</w:t>
      </w:r>
      <w:ins w:id="4" w:author="Alex Lepauvre" w:date="2025-10-01T18:50:00Z">
        <w:r w:rsidR="009E4FC2">
          <w:rPr>
            <w:vertAlign w:val="superscript"/>
            <w:lang w:val="en-US"/>
          </w:rPr>
          <w:t>, 2</w:t>
        </w:r>
      </w:ins>
      <w:r w:rsidRPr="009E4FC2">
        <w:rPr>
          <w:lang w:val="en-US"/>
          <w:rPrChange w:id="5" w:author="Alex Lepauvre" w:date="2025-10-01T18:50:00Z">
            <w:rPr>
              <w:lang w:val="de-DE"/>
            </w:rPr>
          </w:rPrChange>
        </w:rPr>
        <w:t xml:space="preserve">, Lucia </w:t>
      </w:r>
      <w:r w:rsidR="00D11F56" w:rsidRPr="009E4FC2">
        <w:rPr>
          <w:lang w:val="en-US"/>
          <w:rPrChange w:id="6" w:author="Alex Lepauvre" w:date="2025-10-01T18:50:00Z">
            <w:rPr>
              <w:lang w:val="de-DE"/>
            </w:rPr>
          </w:rPrChange>
        </w:rPr>
        <w:t>Melloni</w:t>
      </w:r>
      <w:r w:rsidR="00D11F56" w:rsidRPr="009E4FC2">
        <w:rPr>
          <w:vertAlign w:val="superscript"/>
          <w:lang w:val="en-US"/>
          <w:rPrChange w:id="7" w:author="Alex Lepauvre" w:date="2025-10-01T18:50:00Z">
            <w:rPr>
              <w:vertAlign w:val="superscript"/>
              <w:lang w:val="de-DE"/>
            </w:rPr>
          </w:rPrChange>
        </w:rPr>
        <w:t>1</w:t>
      </w:r>
      <w:ins w:id="8" w:author="Alex Lepauvre" w:date="2025-10-01T18:52:00Z">
        <w:r w:rsidR="009E4FC2">
          <w:rPr>
            <w:vertAlign w:val="superscript"/>
            <w:lang w:val="en-US"/>
          </w:rPr>
          <w:t>, 3</w:t>
        </w:r>
      </w:ins>
      <w:ins w:id="9" w:author="Alex Lepauvre" w:date="2025-10-01T18:53:00Z">
        <w:r w:rsidR="00C41A55">
          <w:rPr>
            <w:vertAlign w:val="superscript"/>
            <w:lang w:val="en-US"/>
          </w:rPr>
          <w:t>, 4</w:t>
        </w:r>
      </w:ins>
      <w:r w:rsidRPr="009E4FC2">
        <w:rPr>
          <w:lang w:val="en-US"/>
          <w:rPrChange w:id="10" w:author="Alex Lepauvre" w:date="2025-10-01T18:50:00Z">
            <w:rPr>
              <w:lang w:val="de-DE"/>
            </w:rPr>
          </w:rPrChange>
        </w:rPr>
        <w:t xml:space="preserve">, </w:t>
      </w:r>
      <w:r w:rsidR="00EA4AC4" w:rsidRPr="009E4FC2">
        <w:rPr>
          <w:lang w:val="en-US"/>
          <w:rPrChange w:id="11" w:author="Alex Lepauvre" w:date="2025-10-01T18:50:00Z">
            <w:rPr>
              <w:lang w:val="de-DE"/>
            </w:rPr>
          </w:rPrChange>
        </w:rPr>
        <w:t xml:space="preserve">Karl </w:t>
      </w:r>
      <w:r w:rsidR="00D11F56" w:rsidRPr="009E4FC2">
        <w:rPr>
          <w:lang w:val="en-US"/>
          <w:rPrChange w:id="12" w:author="Alex Lepauvre" w:date="2025-10-01T18:50:00Z">
            <w:rPr>
              <w:lang w:val="de-DE"/>
            </w:rPr>
          </w:rPrChange>
        </w:rPr>
        <w:t>Friston</w:t>
      </w:r>
      <w:ins w:id="13" w:author="Alex Lepauvre" w:date="2025-10-01T18:54:00Z">
        <w:r w:rsidR="00C41A55">
          <w:rPr>
            <w:vertAlign w:val="superscript"/>
            <w:lang w:val="en-US"/>
          </w:rPr>
          <w:t>5</w:t>
        </w:r>
      </w:ins>
      <w:del w:id="14" w:author="Alex Lepauvre" w:date="2025-10-01T18:54:00Z">
        <w:r w:rsidR="00D11F56" w:rsidRPr="009E4FC2" w:rsidDel="00C41A55">
          <w:rPr>
            <w:vertAlign w:val="superscript"/>
            <w:lang w:val="en-US"/>
            <w:rPrChange w:id="15" w:author="Alex Lepauvre" w:date="2025-10-01T18:50:00Z">
              <w:rPr>
                <w:vertAlign w:val="superscript"/>
                <w:lang w:val="de-DE"/>
              </w:rPr>
            </w:rPrChange>
          </w:rPr>
          <w:delText>2</w:delText>
        </w:r>
      </w:del>
      <w:r w:rsidR="00D11F56" w:rsidRPr="009E4FC2">
        <w:rPr>
          <w:vertAlign w:val="superscript"/>
          <w:lang w:val="en-US"/>
          <w:rPrChange w:id="16" w:author="Alex Lepauvre" w:date="2025-10-01T18:50:00Z">
            <w:rPr>
              <w:vertAlign w:val="superscript"/>
              <w:lang w:val="de-DE"/>
            </w:rPr>
          </w:rPrChange>
        </w:rPr>
        <w:t xml:space="preserve"> </w:t>
      </w:r>
      <w:r w:rsidR="00D11F56" w:rsidRPr="009E4FC2">
        <w:rPr>
          <w:lang w:val="en-US"/>
          <w:rPrChange w:id="17" w:author="Alex Lepauvre" w:date="2025-10-01T18:50:00Z">
            <w:rPr>
              <w:lang w:val="de-DE"/>
            </w:rPr>
          </w:rPrChange>
        </w:rPr>
        <w:t>, Peter Zeidman</w:t>
      </w:r>
      <w:ins w:id="18" w:author="Alex Lepauvre" w:date="2025-10-01T18:54:00Z">
        <w:r w:rsidR="00C41A55">
          <w:rPr>
            <w:vertAlign w:val="superscript"/>
            <w:lang w:val="en-US"/>
          </w:rPr>
          <w:t>5</w:t>
        </w:r>
      </w:ins>
      <w:del w:id="19" w:author="Alex Lepauvre" w:date="2025-10-01T18:54:00Z">
        <w:r w:rsidR="00D11F56" w:rsidRPr="009E4FC2" w:rsidDel="00C41A55">
          <w:rPr>
            <w:vertAlign w:val="superscript"/>
            <w:lang w:val="en-US"/>
            <w:rPrChange w:id="20" w:author="Alex Lepauvre" w:date="2025-10-01T18:50:00Z">
              <w:rPr>
                <w:vertAlign w:val="superscript"/>
                <w:lang w:val="de-DE"/>
              </w:rPr>
            </w:rPrChange>
          </w:rPr>
          <w:delText>2</w:delText>
        </w:r>
      </w:del>
      <w:r w:rsidR="00D11F56" w:rsidRPr="009E4FC2">
        <w:rPr>
          <w:vertAlign w:val="superscript"/>
          <w:lang w:val="en-US"/>
          <w:rPrChange w:id="21" w:author="Alex Lepauvre" w:date="2025-10-01T18:50:00Z">
            <w:rPr>
              <w:vertAlign w:val="superscript"/>
              <w:lang w:val="de-DE"/>
            </w:rPr>
          </w:rPrChange>
        </w:rPr>
        <w:t>*</w:t>
      </w:r>
    </w:p>
    <w:p w14:paraId="4181963D" w14:textId="19FF28C8" w:rsidR="007E7036" w:rsidRPr="009E4FC2" w:rsidRDefault="007E7036" w:rsidP="00EA4AC4">
      <w:pPr>
        <w:rPr>
          <w:vertAlign w:val="superscript"/>
          <w:lang w:val="en-US"/>
          <w:rPrChange w:id="22" w:author="Alex Lepauvre" w:date="2025-10-01T18:50:00Z">
            <w:rPr>
              <w:vertAlign w:val="superscript"/>
              <w:lang w:val="de-DE"/>
            </w:rPr>
          </w:rPrChange>
        </w:rPr>
      </w:pPr>
    </w:p>
    <w:p w14:paraId="3D0018F7" w14:textId="54B8B9B8" w:rsidR="009E4FC2" w:rsidRDefault="00D11F56" w:rsidP="00EA4AC4">
      <w:pPr>
        <w:rPr>
          <w:ins w:id="23" w:author="Alex Lepauvre" w:date="2025-10-01T18:50:00Z"/>
          <w:lang w:val="en-US"/>
        </w:rPr>
      </w:pPr>
      <w:r w:rsidRPr="009E4FC2">
        <w:rPr>
          <w:lang w:val="en-US"/>
          <w:rPrChange w:id="24" w:author="Alex Lepauvre" w:date="2025-10-01T18:50:00Z">
            <w:rPr>
              <w:lang w:val="de-DE"/>
            </w:rPr>
          </w:rPrChange>
        </w:rPr>
        <w:t xml:space="preserve">1. </w:t>
      </w:r>
      <w:ins w:id="25" w:author="Alex Lepauvre" w:date="2025-10-01T18:50:00Z">
        <w:r w:rsidR="009E4FC2">
          <w:t>Neural Circuits, Consciousness and Cognition Research Group, Max Planck Institute for Empirical Aesthetics, Frankfurt am Main, Germany</w:t>
        </w:r>
      </w:ins>
      <w:del w:id="26" w:author="Alex Lepauvre" w:date="2025-10-01T18:50:00Z">
        <w:r w:rsidRPr="009E4FC2" w:rsidDel="009E4FC2">
          <w:rPr>
            <w:lang w:val="en-US"/>
            <w:rPrChange w:id="27" w:author="Alex Lepauvre" w:date="2025-10-01T18:50:00Z">
              <w:rPr>
                <w:lang w:val="de-DE"/>
              </w:rPr>
            </w:rPrChange>
          </w:rPr>
          <w:delText xml:space="preserve">Max-Planck-Institut für empirische </w:delText>
        </w:r>
        <w:commentRangeStart w:id="28"/>
        <w:r w:rsidRPr="009E4FC2" w:rsidDel="009E4FC2">
          <w:rPr>
            <w:lang w:val="en-US"/>
            <w:rPrChange w:id="29" w:author="Alex Lepauvre" w:date="2025-10-01T18:50:00Z">
              <w:rPr>
                <w:lang w:val="de-DE"/>
              </w:rPr>
            </w:rPrChange>
          </w:rPr>
          <w:delText>Ästhetik</w:delText>
        </w:r>
        <w:r w:rsidR="00B3763E" w:rsidRPr="009E4FC2" w:rsidDel="009E4FC2">
          <w:rPr>
            <w:lang w:val="en-US"/>
            <w:rPrChange w:id="30" w:author="Alex Lepauvre" w:date="2025-10-01T18:50:00Z">
              <w:rPr>
                <w:lang w:val="de-DE"/>
              </w:rPr>
            </w:rPrChange>
          </w:rPr>
          <w:delText xml:space="preserve"> </w:delText>
        </w:r>
        <w:commentRangeEnd w:id="28"/>
        <w:r w:rsidR="00D72B53" w:rsidDel="009E4FC2">
          <w:rPr>
            <w:rStyle w:val="CommentReference"/>
          </w:rPr>
          <w:commentReference w:id="28"/>
        </w:r>
      </w:del>
    </w:p>
    <w:p w14:paraId="377EF63F" w14:textId="25A7DDA9" w:rsidR="00C41A55" w:rsidRDefault="009E4FC2" w:rsidP="00EA4AC4">
      <w:pPr>
        <w:rPr>
          <w:ins w:id="31" w:author="Alex Lepauvre" w:date="2025-10-01T18:52:00Z"/>
          <w:rStyle w:val="accordion-tabbedtab-mobile"/>
        </w:rPr>
      </w:pPr>
      <w:ins w:id="32" w:author="Alex Lepauvre" w:date="2025-10-01T18:50:00Z">
        <w:r>
          <w:rPr>
            <w:lang w:val="en-US"/>
          </w:rPr>
          <w:t xml:space="preserve">2. </w:t>
        </w:r>
      </w:ins>
      <w:ins w:id="33" w:author="Alex Lepauvre" w:date="2025-10-01T18:55:00Z">
        <w:r w:rsidR="00C41A55">
          <w:t xml:space="preserve">Department of Psychology, </w:t>
        </w:r>
        <w:proofErr w:type="spellStart"/>
        <w:r w:rsidR="00C41A55">
          <w:t>Technische</w:t>
        </w:r>
        <w:proofErr w:type="spellEnd"/>
        <w:r w:rsidR="00C41A55">
          <w:t xml:space="preserve"> </w:t>
        </w:r>
        <w:proofErr w:type="spellStart"/>
        <w:r w:rsidR="00C41A55">
          <w:t>Universität</w:t>
        </w:r>
        <w:proofErr w:type="spellEnd"/>
        <w:r w:rsidR="00C41A55">
          <w:t xml:space="preserve"> Dresden, Dresden 01187, Germany</w:t>
        </w:r>
      </w:ins>
    </w:p>
    <w:p w14:paraId="205AE809" w14:textId="389AB8D7" w:rsidR="00C41A55" w:rsidRPr="00C41A55" w:rsidRDefault="00C41A55" w:rsidP="00EA4AC4">
      <w:pPr>
        <w:rPr>
          <w:ins w:id="34" w:author="Alex Lepauvre" w:date="2025-10-01T18:52:00Z"/>
          <w:rStyle w:val="accordion-tabbedtab-mobile"/>
          <w:lang w:val="en-US"/>
          <w:rPrChange w:id="35" w:author="Alex Lepauvre" w:date="2025-10-01T18:53:00Z">
            <w:rPr>
              <w:ins w:id="36" w:author="Alex Lepauvre" w:date="2025-10-01T18:52:00Z"/>
              <w:rStyle w:val="accordion-tabbedtab-mobile"/>
            </w:rPr>
          </w:rPrChange>
        </w:rPr>
      </w:pPr>
      <w:ins w:id="37" w:author="Alex Lepauvre" w:date="2025-10-01T18:52:00Z">
        <w:r>
          <w:rPr>
            <w:rStyle w:val="accordion-tabbedtab-mobile"/>
          </w:rPr>
          <w:t xml:space="preserve">3. </w:t>
        </w:r>
      </w:ins>
      <w:ins w:id="38" w:author="Alex Lepauvre" w:date="2025-10-01T18:53:00Z">
        <w:r w:rsidRPr="00C41A55">
          <w:rPr>
            <w:rStyle w:val="accordion-tabbedtab-mobile"/>
          </w:rPr>
          <w:t xml:space="preserve">Predictive Brain Department, Research </w:t>
        </w:r>
        <w:proofErr w:type="spellStart"/>
        <w:r w:rsidRPr="00C41A55">
          <w:rPr>
            <w:rStyle w:val="accordion-tabbedtab-mobile"/>
          </w:rPr>
          <w:t>Center</w:t>
        </w:r>
        <w:proofErr w:type="spellEnd"/>
        <w:r w:rsidRPr="00C41A55">
          <w:rPr>
            <w:rStyle w:val="accordion-tabbedtab-mobile"/>
          </w:rPr>
          <w:t xml:space="preserve"> One Health Ruhr, University Alliance Ruhr, Faculty of Psychology, Ruhr University Bochum, Bochum, Germany</w:t>
        </w:r>
      </w:ins>
    </w:p>
    <w:p w14:paraId="66FE5890" w14:textId="6AD16489" w:rsidR="007E7036" w:rsidRDefault="00C41A55" w:rsidP="00EA4AC4">
      <w:ins w:id="39" w:author="Alex Lepauvre" w:date="2025-10-01T18:53:00Z">
        <w:r w:rsidRPr="00E777F9">
          <w:rPr>
            <w:rStyle w:val="accordion-tabbedtab-mobile"/>
            <w:color w:val="000000" w:themeColor="text1"/>
            <w:rPrChange w:id="40" w:author="Peter Zeidman" w:date="2025-10-06T15:11:00Z">
              <w:rPr>
                <w:rStyle w:val="accordion-tabbedtab-mobile"/>
              </w:rPr>
            </w:rPrChange>
          </w:rPr>
          <w:t xml:space="preserve">4. </w:t>
        </w:r>
        <w:r w:rsidRPr="00E777F9">
          <w:rPr>
            <w:rFonts w:eastAsia="Times New Roman"/>
            <w:iCs/>
            <w:color w:val="000000" w:themeColor="text1"/>
            <w:rPrChange w:id="41" w:author="Peter Zeidman" w:date="2025-10-06T15:11:00Z">
              <w:rPr>
                <w:rFonts w:eastAsia="Times New Roman"/>
                <w:i/>
                <w:iCs/>
                <w:color w:val="666666"/>
              </w:rPr>
            </w:rPrChange>
          </w:rPr>
          <w:t xml:space="preserve">Canadian </w:t>
        </w:r>
        <w:r w:rsidRPr="00E777F9">
          <w:rPr>
            <w:rStyle w:val="accordion-tabbedtab-mobile"/>
            <w:rPrChange w:id="42" w:author="Peter Zeidman" w:date="2025-10-06T15:11:00Z">
              <w:rPr>
                <w:rFonts w:eastAsia="Times New Roman"/>
                <w:i/>
                <w:iCs/>
                <w:color w:val="666666"/>
              </w:rPr>
            </w:rPrChange>
          </w:rPr>
          <w:t>Institute</w:t>
        </w:r>
        <w:r w:rsidRPr="00E777F9">
          <w:rPr>
            <w:rFonts w:eastAsia="Times New Roman"/>
            <w:iCs/>
            <w:color w:val="000000" w:themeColor="text1"/>
            <w:rPrChange w:id="43" w:author="Peter Zeidman" w:date="2025-10-06T15:11:00Z">
              <w:rPr>
                <w:rFonts w:eastAsia="Times New Roman"/>
                <w:i/>
                <w:iCs/>
                <w:color w:val="666666"/>
              </w:rPr>
            </w:rPrChange>
          </w:rPr>
          <w:t xml:space="preserve"> for Advanced Research (CIFAR), Brain, Mind, and Consciousness Program, Toronto, ON, Canada</w:t>
        </w:r>
      </w:ins>
      <w:r w:rsidR="00D72B53" w:rsidRPr="009E4FC2">
        <w:rPr>
          <w:lang w:val="en-US"/>
          <w:rPrChange w:id="44" w:author="Alex Lepauvre" w:date="2025-10-01T18:50:00Z">
            <w:rPr>
              <w:lang w:val="de-DE"/>
            </w:rPr>
          </w:rPrChange>
        </w:rPr>
        <w:br/>
      </w:r>
      <w:ins w:id="45" w:author="Alex Lepauvre" w:date="2025-10-01T18:54:00Z">
        <w:r>
          <w:rPr>
            <w:lang w:val="en-US"/>
          </w:rPr>
          <w:t>5</w:t>
        </w:r>
      </w:ins>
      <w:del w:id="46" w:author="Alex Lepauvre" w:date="2025-10-01T18:54:00Z">
        <w:r w:rsidR="00D11F56" w:rsidRPr="009E4FC2" w:rsidDel="00C41A55">
          <w:rPr>
            <w:lang w:val="en-US"/>
            <w:rPrChange w:id="47" w:author="Alex Lepauvre" w:date="2025-10-01T18:50:00Z">
              <w:rPr/>
            </w:rPrChange>
          </w:rPr>
          <w:delText>2</w:delText>
        </w:r>
      </w:del>
      <w:r w:rsidR="007E7036" w:rsidRPr="009E4FC2">
        <w:rPr>
          <w:lang w:val="en-US"/>
          <w:rPrChange w:id="48" w:author="Alex Lepauvre" w:date="2025-10-01T18:50:00Z">
            <w:rPr/>
          </w:rPrChange>
        </w:rPr>
        <w:t xml:space="preserve">. </w:t>
      </w:r>
      <w:del w:id="49" w:author="Zeidman, Peter" w:date="2025-09-26T11:06:00Z">
        <w:r w:rsidR="007E7036" w:rsidRPr="009E4FC2" w:rsidDel="00D72B53">
          <w:rPr>
            <w:lang w:val="en-US"/>
            <w:rPrChange w:id="50" w:author="Alex Lepauvre" w:date="2025-10-01T18:50:00Z">
              <w:rPr/>
            </w:rPrChange>
          </w:rPr>
          <w:delText>Wellcome Centre for Human Neuroimaging</w:delText>
        </w:r>
      </w:del>
      <w:ins w:id="51" w:author="Zeidman, Peter" w:date="2025-09-26T11:06:00Z">
        <w:r w:rsidR="00D72B53">
          <w:t xml:space="preserve">Functional </w:t>
        </w:r>
      </w:ins>
      <w:ins w:id="52" w:author="Zeidman, Peter" w:date="2025-09-26T11:07:00Z">
        <w:r w:rsidR="00D72B53" w:rsidRPr="00E777F9">
          <w:rPr>
            <w:rFonts w:eastAsia="Times New Roman"/>
            <w:iCs/>
            <w:color w:val="000000" w:themeColor="text1"/>
            <w:rPrChange w:id="53" w:author="Peter Zeidman" w:date="2025-10-06T15:12:00Z">
              <w:rPr/>
            </w:rPrChange>
          </w:rPr>
          <w:t>Imaging</w:t>
        </w:r>
        <w:r w:rsidR="00D72B53">
          <w:t xml:space="preserve"> Laboratory, Department of Imaging Neuroscience, UCL Queen Square Institute of Neurology</w:t>
        </w:r>
      </w:ins>
      <w:r w:rsidR="007E7036">
        <w:t>,</w:t>
      </w:r>
      <w:ins w:id="54" w:author="Zeidman, Peter" w:date="2025-09-26T11:07:00Z">
        <w:r w:rsidR="00D72B53">
          <w:t xml:space="preserve"> University College London,</w:t>
        </w:r>
      </w:ins>
      <w:r w:rsidR="007E7036">
        <w:t xml:space="preserve"> </w:t>
      </w:r>
      <w:del w:id="55" w:author="Zeidman, Peter" w:date="2025-09-26T11:07:00Z">
        <w:r w:rsidR="007E7036" w:rsidDel="00D72B53">
          <w:delText xml:space="preserve">UCL, </w:delText>
        </w:r>
      </w:del>
      <w:r w:rsidR="007E7036">
        <w:t>12 Queen Square, London.</w:t>
      </w:r>
      <w:ins w:id="56" w:author="Zeidman, Peter" w:date="2025-09-26T11:08:00Z">
        <w:r w:rsidR="00D72B53">
          <w:t xml:space="preserve"> WC1N 3AR.</w:t>
        </w:r>
      </w:ins>
      <w:r w:rsidR="007E7036">
        <w:br/>
      </w:r>
    </w:p>
    <w:p w14:paraId="44878B75" w14:textId="77777777" w:rsidR="00D11F56" w:rsidRDefault="00D11F56" w:rsidP="00EA4AC4"/>
    <w:p w14:paraId="6E0C7DB2" w14:textId="66EA6FAB" w:rsidR="007E7036" w:rsidRDefault="007E7036" w:rsidP="00EA4AC4">
      <w:r>
        <w:t>* Corresponding author</w:t>
      </w:r>
    </w:p>
    <w:p w14:paraId="4ACAF1D3" w14:textId="77777777" w:rsidR="007E7036" w:rsidRDefault="007E7036" w:rsidP="00EA4AC4"/>
    <w:p w14:paraId="4244322E" w14:textId="54C57C96" w:rsidR="0020763F" w:rsidRDefault="0020763F" w:rsidP="007E7036">
      <w:r>
        <w:t>This paper introduces variational representational similarity analysis RSA (</w:t>
      </w:r>
      <w:proofErr w:type="spellStart"/>
      <w:r>
        <w:t>vRSA</w:t>
      </w:r>
      <w:proofErr w:type="spellEnd"/>
      <w:r>
        <w:t xml:space="preserve">) for electromagnetic recordings of neural responses (e.g., EEG, MEG, </w:t>
      </w:r>
      <w:proofErr w:type="spellStart"/>
      <w:r>
        <w:t>ECoG</w:t>
      </w:r>
      <w:proofErr w:type="spellEnd"/>
      <w:r>
        <w:t xml:space="preserve"> or LFP).</w:t>
      </w:r>
      <w:r w:rsidR="007A1C65">
        <w:t xml:space="preserve"> T</w:t>
      </w:r>
      <w:r>
        <w:t xml:space="preserve">his </w:t>
      </w:r>
      <w:r w:rsidR="008E2D8F">
        <w:t>is</w:t>
      </w:r>
      <w:r w:rsidR="00B1572A">
        <w:t xml:space="preserve"> a Bayesian approach </w:t>
      </w:r>
      <w:r w:rsidR="00D11F56">
        <w:t xml:space="preserve">for </w:t>
      </w:r>
      <w:r w:rsidR="00B1572A">
        <w:t>testing</w:t>
      </w:r>
      <w:r>
        <w:t xml:space="preserve"> whether the </w:t>
      </w:r>
      <w:r w:rsidR="009C78C4">
        <w:t>similarity</w:t>
      </w:r>
      <w:r>
        <w:t xml:space="preserve"> </w:t>
      </w:r>
      <w:r w:rsidR="00B1572A">
        <w:t>of</w:t>
      </w:r>
      <w:r>
        <w:t xml:space="preserve"> </w:t>
      </w:r>
      <w:r w:rsidR="009C78C4">
        <w:t xml:space="preserve">stimuli or </w:t>
      </w:r>
      <w:r>
        <w:t xml:space="preserve">experimental conditions </w:t>
      </w:r>
      <w:r w:rsidR="004648CA">
        <w:t>is</w:t>
      </w:r>
      <w:r>
        <w:t xml:space="preserve"> expressed in univariate or multivariate</w:t>
      </w:r>
      <w:r w:rsidR="009C78C4">
        <w:t xml:space="preserve"> neural recordings</w:t>
      </w:r>
      <w:r w:rsidR="009670EC">
        <w:t xml:space="preserve">. </w:t>
      </w:r>
      <w:r w:rsidR="0013214E">
        <w:t>E</w:t>
      </w:r>
      <w:r w:rsidR="009670EC">
        <w:t>xtend</w:t>
      </w:r>
      <w:r w:rsidR="0013214E">
        <w:t>ing</w:t>
      </w:r>
      <w:r w:rsidR="009670EC">
        <w:t xml:space="preserve"> an approach previously introduced in the context of functional MRI,</w:t>
      </w:r>
      <w:r w:rsidR="0013214E">
        <w:t xml:space="preserve"> </w:t>
      </w:r>
      <w:proofErr w:type="spellStart"/>
      <w:r w:rsidR="0013214E">
        <w:t>vRSA</w:t>
      </w:r>
      <w:proofErr w:type="spellEnd"/>
      <w:r w:rsidR="0013214E">
        <w:t xml:space="preserve"> decomposes </w:t>
      </w:r>
      <w:r w:rsidR="004777C1">
        <w:t>the</w:t>
      </w:r>
      <w:r w:rsidR="005232A8">
        <w:t xml:space="preserve"> condition-by-condition </w:t>
      </w:r>
      <w:r w:rsidR="00C129E9">
        <w:t xml:space="preserve">data </w:t>
      </w:r>
      <w:r w:rsidR="005232A8">
        <w:t xml:space="preserve">covariance matrix into hypothesised effects and observation noise, thereby casting RSA as a covariance component estimation problem. </w:t>
      </w:r>
      <w:r w:rsidR="006D058A">
        <w:t xml:space="preserve">In this context, peristimulus time may be treated as an experimental factor, </w:t>
      </w:r>
      <w:r w:rsidR="00543C62">
        <w:t xml:space="preserve">enabling one to test </w:t>
      </w:r>
      <w:r w:rsidR="005232A8">
        <w:t xml:space="preserve">for the probability that different experimental effects are expressed in the data at </w:t>
      </w:r>
      <w:r w:rsidR="004777C1">
        <w:t>different times</w:t>
      </w:r>
      <w:r w:rsidR="005232A8">
        <w:t xml:space="preserve">. </w:t>
      </w:r>
      <w:r w:rsidR="00452010">
        <w:t xml:space="preserve">Variational Bayesian methods are used for model estimation and model comparison, which confer a number of advantages including statistically efficient hypothesis testing, quantification of uncertainty using Bayesian credible intervals and computational efficiency. </w:t>
      </w:r>
      <w:r w:rsidR="005232A8">
        <w:t xml:space="preserve">After introducing the </w:t>
      </w:r>
      <w:r w:rsidR="004777C1">
        <w:t>theory,</w:t>
      </w:r>
      <w:r w:rsidR="005232A8">
        <w:t xml:space="preserve"> we provide a worked example using openly available EEG data. </w:t>
      </w:r>
      <w:r w:rsidR="009A730B">
        <w:t>S</w:t>
      </w:r>
      <w:r w:rsidR="005232A8">
        <w:t>oftware function</w:t>
      </w:r>
      <w:r w:rsidR="00E16224">
        <w:t>s</w:t>
      </w:r>
      <w:r w:rsidR="008F3BF7">
        <w:t xml:space="preserve"> </w:t>
      </w:r>
      <w:r w:rsidR="00E16224">
        <w:lastRenderedPageBreak/>
        <w:t xml:space="preserve">implementing </w:t>
      </w:r>
      <w:proofErr w:type="spellStart"/>
      <w:r w:rsidR="00E16224">
        <w:t>vRSA</w:t>
      </w:r>
      <w:proofErr w:type="spellEnd"/>
      <w:r w:rsidR="00E16224">
        <w:t xml:space="preserve"> for</w:t>
      </w:r>
      <w:r w:rsidR="0016588A">
        <w:t xml:space="preserve"> the</w:t>
      </w:r>
      <w:r w:rsidR="008F3BF7">
        <w:t xml:space="preserve"> SPM software package</w:t>
      </w:r>
      <w:r w:rsidR="005232A8">
        <w:t xml:space="preserve"> </w:t>
      </w:r>
      <w:r w:rsidR="00E16224">
        <w:t xml:space="preserve">accompany </w:t>
      </w:r>
      <w:r w:rsidR="005232A8">
        <w:t>this paper</w:t>
      </w:r>
      <w:r w:rsidR="009F1FBA">
        <w:t>, together with exemplar analysis scripts.</w:t>
      </w:r>
    </w:p>
    <w:p w14:paraId="713E9A3A" w14:textId="30BD23F5" w:rsidR="007E7036" w:rsidRDefault="007E7036" w:rsidP="007E7036"/>
    <w:p w14:paraId="63193A5B" w14:textId="59E0926B" w:rsidR="009F0F6E" w:rsidRDefault="009F0F6E" w:rsidP="007E7036"/>
    <w:p w14:paraId="175DF927" w14:textId="77777777" w:rsidR="009F0F6E" w:rsidRDefault="009F0F6E" w:rsidP="007E7036"/>
    <w:p w14:paraId="2323C1DC" w14:textId="0CA43565" w:rsidR="007E7036" w:rsidRPr="00D11F56" w:rsidRDefault="0016588A" w:rsidP="00D11F56">
      <w:r w:rsidRPr="00AA49B1">
        <w:rPr>
          <w:b/>
        </w:rPr>
        <w:t>Keywords</w:t>
      </w:r>
      <w:r>
        <w:t xml:space="preserve">: </w:t>
      </w:r>
      <w:proofErr w:type="spellStart"/>
      <w:r>
        <w:t>vRSA</w:t>
      </w:r>
      <w:proofErr w:type="spellEnd"/>
      <w:r>
        <w:t xml:space="preserve">, RSA, </w:t>
      </w:r>
      <w:proofErr w:type="spellStart"/>
      <w:r>
        <w:t>variational</w:t>
      </w:r>
      <w:proofErr w:type="spellEnd"/>
      <w:r>
        <w:t>, Bayes, multivariate, EEG, MEG</w:t>
      </w:r>
    </w:p>
    <w:p w14:paraId="01A99AA2" w14:textId="74F2D6B5" w:rsidR="007924AA" w:rsidRPr="00FB6A3A" w:rsidRDefault="007924AA" w:rsidP="00A01012">
      <w:pPr>
        <w:pStyle w:val="Heading2"/>
      </w:pPr>
      <w:r w:rsidRPr="00FB6A3A">
        <w:t>Introduction</w:t>
      </w:r>
    </w:p>
    <w:p w14:paraId="629DFD09" w14:textId="1E28CA32" w:rsidR="0031224E" w:rsidRPr="00FB6A3A" w:rsidRDefault="000A7FDB" w:rsidP="007924AA">
      <w:r>
        <w:t>Here we c</w:t>
      </w:r>
      <w:r w:rsidR="00C3193F">
        <w:t xml:space="preserve">onsider </w:t>
      </w:r>
      <w:r w:rsidR="008C6E13">
        <w:t>the analysis of</w:t>
      </w:r>
      <w:r w:rsidR="00C3193F">
        <w:t xml:space="preserve"> EEG, MEG or LFP experiment</w:t>
      </w:r>
      <w:r w:rsidR="008C6E13">
        <w:t>s</w:t>
      </w:r>
      <w:r w:rsidR="00364C17" w:rsidRPr="00FB6A3A">
        <w:t>,</w:t>
      </w:r>
      <w:r w:rsidR="00B76F16">
        <w:t xml:space="preserve"> </w:t>
      </w:r>
      <w:r w:rsidR="008C6E13">
        <w:t>in which</w:t>
      </w:r>
      <w:r w:rsidR="00364C17" w:rsidRPr="00FB6A3A">
        <w:t xml:space="preserve"> participant</w:t>
      </w:r>
      <w:r w:rsidR="008C6E13">
        <w:t>s</w:t>
      </w:r>
      <w:r w:rsidR="00C3193F">
        <w:t xml:space="preserve"> </w:t>
      </w:r>
      <w:r w:rsidR="00D11F56">
        <w:t>are presented with</w:t>
      </w:r>
      <w:r w:rsidR="00D11F56" w:rsidRPr="00FB6A3A">
        <w:t xml:space="preserve"> </w:t>
      </w:r>
      <w:r w:rsidR="00364C17" w:rsidRPr="00FB6A3A">
        <w:t xml:space="preserve">stimuli </w:t>
      </w:r>
      <w:r w:rsidR="00BF6614">
        <w:t xml:space="preserve">that have been </w:t>
      </w:r>
      <w:r w:rsidR="00364C17" w:rsidRPr="00FB6A3A">
        <w:t xml:space="preserve">drawn from different categories or </w:t>
      </w:r>
      <w:r w:rsidR="00335CDC">
        <w:t xml:space="preserve">experimental </w:t>
      </w:r>
      <w:r w:rsidR="00364C17" w:rsidRPr="00FB6A3A">
        <w:t>conditions.</w:t>
      </w:r>
      <w:r w:rsidR="000B37CD">
        <w:t xml:space="preserve"> For example, a </w:t>
      </w:r>
      <w:r w:rsidR="00335CDC">
        <w:t>“</w:t>
      </w:r>
      <w:r w:rsidR="000B37CD" w:rsidRPr="00335CDC">
        <w:t>condition</w:t>
      </w:r>
      <w:r w:rsidR="00335CDC">
        <w:t>”</w:t>
      </w:r>
      <w:r w:rsidR="000B37CD">
        <w:t xml:space="preserve"> may relate to a specific </w:t>
      </w:r>
      <w:r w:rsidR="00124200">
        <w:t>stimulus</w:t>
      </w:r>
      <w:r w:rsidR="00092890">
        <w:t xml:space="preserve"> that is presented </w:t>
      </w:r>
      <w:r w:rsidR="000B37CD">
        <w:t>one or more times during the experiment.</w:t>
      </w:r>
      <w:r w:rsidR="00364C17" w:rsidRPr="00FB6A3A">
        <w:t xml:space="preserve"> </w:t>
      </w:r>
      <w:r w:rsidR="00C3193F">
        <w:t>Th</w:t>
      </w:r>
      <w:r w:rsidR="00731E20">
        <w:t>e</w:t>
      </w:r>
      <w:r w:rsidR="0031224E" w:rsidRPr="00FB6A3A">
        <w:t xml:space="preserve"> aim is to </w:t>
      </w:r>
      <w:r w:rsidR="00611EF8" w:rsidRPr="00FB6A3A">
        <w:t>test whether the participants</w:t>
      </w:r>
      <w:r w:rsidR="008C6E13">
        <w:t>’</w:t>
      </w:r>
      <w:r w:rsidR="00611EF8" w:rsidRPr="00FB6A3A">
        <w:t xml:space="preserve"> </w:t>
      </w:r>
      <w:r w:rsidR="008C6E13">
        <w:t>neural responses</w:t>
      </w:r>
      <w:r w:rsidR="00364C17" w:rsidRPr="00FB6A3A">
        <w:t xml:space="preserve"> distinguish</w:t>
      </w:r>
      <w:r w:rsidR="00611EF8" w:rsidRPr="00FB6A3A">
        <w:t>ed</w:t>
      </w:r>
      <w:r w:rsidR="00364C17" w:rsidRPr="00FB6A3A">
        <w:t xml:space="preserve"> the </w:t>
      </w:r>
      <w:r w:rsidR="00DB1AEF" w:rsidRPr="00FB6A3A">
        <w:t>conditions</w:t>
      </w:r>
      <w:r w:rsidR="00364C17" w:rsidRPr="00FB6A3A">
        <w:t>, and at which times</w:t>
      </w:r>
      <w:r w:rsidR="00731E20">
        <w:t>.</w:t>
      </w:r>
    </w:p>
    <w:p w14:paraId="62012759" w14:textId="040849EB" w:rsidR="004D10D1" w:rsidRPr="00FB6A3A" w:rsidRDefault="00611EF8" w:rsidP="004D10D1">
      <w:r w:rsidRPr="00FB6A3A">
        <w:t>T</w:t>
      </w:r>
      <w:r w:rsidR="004D10D1" w:rsidRPr="00FB6A3A">
        <w:t xml:space="preserve">his </w:t>
      </w:r>
      <w:r w:rsidR="0031316F">
        <w:t>gives rise</w:t>
      </w:r>
      <w:r w:rsidR="004D10D1" w:rsidRPr="00FB6A3A">
        <w:t xml:space="preserve"> to </w:t>
      </w:r>
      <w:r w:rsidR="00BE6C05">
        <w:t>three</w:t>
      </w:r>
      <w:r w:rsidR="004D10D1" w:rsidRPr="00FB6A3A">
        <w:t xml:space="preserve"> </w:t>
      </w:r>
      <w:r w:rsidR="00731E20">
        <w:t xml:space="preserve">key </w:t>
      </w:r>
      <w:r w:rsidR="00BE6C05">
        <w:t xml:space="preserve">analysis </w:t>
      </w:r>
      <w:r w:rsidR="004D10D1" w:rsidRPr="00FB6A3A">
        <w:t>decisions:</w:t>
      </w:r>
    </w:p>
    <w:p w14:paraId="5F010908" w14:textId="49A98138" w:rsidR="00BE6C05" w:rsidRDefault="00CF652D" w:rsidP="004D10D1">
      <w:pPr>
        <w:pStyle w:val="ListParagraph"/>
        <w:numPr>
          <w:ilvl w:val="0"/>
          <w:numId w:val="1"/>
        </w:numPr>
      </w:pPr>
      <w:r>
        <w:t>Whether to</w:t>
      </w:r>
      <w:r w:rsidR="004D10D1" w:rsidRPr="00FB6A3A">
        <w:t xml:space="preserve"> test for experimental effect</w:t>
      </w:r>
      <w:r w:rsidR="00BE6C05">
        <w:t xml:space="preserve">s </w:t>
      </w:r>
      <w:r w:rsidR="00C3193F">
        <w:t xml:space="preserve">in </w:t>
      </w:r>
      <w:r w:rsidR="004D10D1" w:rsidRPr="00FB6A3A">
        <w:t>one channel</w:t>
      </w:r>
      <w:r w:rsidR="00BE6C05">
        <w:t xml:space="preserve"> or source</w:t>
      </w:r>
      <w:r w:rsidR="004D10D1" w:rsidRPr="00FB6A3A">
        <w:t xml:space="preserve"> at a time</w:t>
      </w:r>
      <w:r w:rsidR="00BE6C05">
        <w:t xml:space="preserve">, or consider </w:t>
      </w:r>
      <w:r w:rsidR="00D11F56">
        <w:t xml:space="preserve">patterns that extend over </w:t>
      </w:r>
      <w:r w:rsidR="00BE6C05">
        <w:t xml:space="preserve">multiple channels or sources together </w:t>
      </w:r>
      <w:r w:rsidR="009D0DF5">
        <w:t>(in</w:t>
      </w:r>
      <w:r w:rsidR="00BE6C05">
        <w:t xml:space="preserve"> a region of interes</w:t>
      </w:r>
      <w:r w:rsidR="009D0DF5">
        <w:t xml:space="preserve">t </w:t>
      </w:r>
      <w:r w:rsidR="00BE6C05">
        <w:t>or</w:t>
      </w:r>
      <w:r w:rsidR="009D0DF5">
        <w:t xml:space="preserve"> across</w:t>
      </w:r>
      <w:r w:rsidR="00BE6C05">
        <w:t xml:space="preserve"> the entire brain</w:t>
      </w:r>
      <w:r w:rsidR="009D0DF5">
        <w:t>)</w:t>
      </w:r>
      <w:r w:rsidR="008E17F1">
        <w:t>.</w:t>
      </w:r>
      <w:r w:rsidR="00824489">
        <w:t xml:space="preserve"> These patterns are sometimes called </w:t>
      </w:r>
      <w:r w:rsidR="00824489" w:rsidRPr="00D72B53">
        <w:rPr>
          <w:i/>
        </w:rPr>
        <w:t>representations</w:t>
      </w:r>
      <w:r w:rsidR="00824489">
        <w:t>.</w:t>
      </w:r>
      <w:r w:rsidR="00BE6C05">
        <w:br/>
      </w:r>
    </w:p>
    <w:p w14:paraId="614F67E8" w14:textId="1DE1A4E0" w:rsidR="004D10D1" w:rsidRPr="00FB6A3A" w:rsidRDefault="00BE6C05" w:rsidP="004D10D1">
      <w:pPr>
        <w:pStyle w:val="ListParagraph"/>
        <w:numPr>
          <w:ilvl w:val="0"/>
          <w:numId w:val="1"/>
        </w:numPr>
      </w:pPr>
      <w:r>
        <w:t xml:space="preserve">If </w:t>
      </w:r>
      <w:r w:rsidR="009D0DF5">
        <w:t>multiple</w:t>
      </w:r>
      <w:r>
        <w:t xml:space="preserve"> </w:t>
      </w:r>
      <w:r w:rsidR="009D0DF5">
        <w:t xml:space="preserve">channels are to be analysed together, </w:t>
      </w:r>
      <w:r w:rsidR="009779D0">
        <w:t>whether to</w:t>
      </w:r>
      <w:r w:rsidR="009D0DF5">
        <w:t xml:space="preserve"> </w:t>
      </w:r>
      <w:r w:rsidR="009779D0">
        <w:t xml:space="preserve">analyse them as </w:t>
      </w:r>
      <w:r w:rsidR="00462EB9">
        <w:t xml:space="preserve">a matrix of </w:t>
      </w:r>
      <w:r w:rsidR="009779D0">
        <w:t>multivariate timeseries, or</w:t>
      </w:r>
      <w:r w:rsidR="00785707">
        <w:t xml:space="preserve"> whether to</w:t>
      </w:r>
      <w:r w:rsidR="009779D0">
        <w:t xml:space="preserve"> </w:t>
      </w:r>
      <w:r w:rsidR="006B2B09">
        <w:t xml:space="preserve">summarise them using first order or second order statistics. </w:t>
      </w:r>
      <w:r w:rsidR="00594E04">
        <w:t>A</w:t>
      </w:r>
      <w:r w:rsidR="006B2B09">
        <w:t xml:space="preserve"> first order statistic </w:t>
      </w:r>
      <w:r w:rsidR="00594E04">
        <w:t>w</w:t>
      </w:r>
      <w:r w:rsidR="006B2B09">
        <w:t>ould</w:t>
      </w:r>
      <w:r w:rsidR="00452010">
        <w:t xml:space="preserve"> typically</w:t>
      </w:r>
      <w:r w:rsidR="006B2B09">
        <w:t xml:space="preserve"> be the mean of the</w:t>
      </w:r>
      <w:r w:rsidR="009D0DF5">
        <w:t xml:space="preserve"> </w:t>
      </w:r>
      <w:r w:rsidR="00C3193F">
        <w:t xml:space="preserve">data </w:t>
      </w:r>
      <w:r w:rsidR="009D0DF5">
        <w:t xml:space="preserve">over channels, </w:t>
      </w:r>
      <w:r w:rsidR="006B2B09">
        <w:t>and a second order statistic could be their covariance over channels.</w:t>
      </w:r>
      <w:r w:rsidR="004D10D1" w:rsidRPr="00FB6A3A">
        <w:br/>
      </w:r>
    </w:p>
    <w:p w14:paraId="3E5222AC" w14:textId="78876768" w:rsidR="004D10D1" w:rsidRPr="00FB6A3A" w:rsidRDefault="00462EB9" w:rsidP="004D10D1">
      <w:pPr>
        <w:pStyle w:val="ListParagraph"/>
        <w:numPr>
          <w:ilvl w:val="0"/>
          <w:numId w:val="1"/>
        </w:numPr>
      </w:pPr>
      <w:r>
        <w:t xml:space="preserve">Whether to </w:t>
      </w:r>
      <w:r w:rsidR="004D10D1" w:rsidRPr="00FB6A3A">
        <w:t xml:space="preserve">specify hypotheses in terms of first order effects (i.e. changes in the </w:t>
      </w:r>
      <w:r w:rsidR="009D0DF5">
        <w:t>level</w:t>
      </w:r>
      <w:r w:rsidR="004D10D1" w:rsidRPr="00FB6A3A">
        <w:t xml:space="preserve"> of the measured response due to </w:t>
      </w:r>
      <w:r>
        <w:t xml:space="preserve">each </w:t>
      </w:r>
      <w:r w:rsidR="004D10D1" w:rsidRPr="00FB6A3A">
        <w:t xml:space="preserve">experimental </w:t>
      </w:r>
      <w:r>
        <w:t>condition</w:t>
      </w:r>
      <w:r w:rsidR="004D10D1" w:rsidRPr="00FB6A3A">
        <w:t>) or second order effects (i.e.</w:t>
      </w:r>
      <w:r>
        <w:t xml:space="preserve"> the similarity or difference among experimental conditions</w:t>
      </w:r>
      <w:r w:rsidR="004D10D1" w:rsidRPr="00FB6A3A">
        <w:t>)</w:t>
      </w:r>
      <w:r w:rsidR="008E17F1">
        <w:t>.</w:t>
      </w:r>
    </w:p>
    <w:p w14:paraId="7D106581" w14:textId="5F9FFE30" w:rsidR="008514F1" w:rsidRDefault="004D10D1" w:rsidP="004D10D1">
      <w:r w:rsidRPr="00FB6A3A">
        <w:t>All permutations of these options can be addressed using the same form of</w:t>
      </w:r>
      <w:r w:rsidR="00973337">
        <w:t xml:space="preserve"> multivariate</w:t>
      </w:r>
      <w:r w:rsidRPr="00FB6A3A">
        <w:t xml:space="preserve"> linear </w:t>
      </w:r>
      <w:r w:rsidR="00973337">
        <w:t xml:space="preserve">regression </w:t>
      </w:r>
      <w:r w:rsidRPr="00FB6A3A">
        <w:t xml:space="preserve">model, but with different analysis pipelines and implementation details. </w:t>
      </w:r>
      <w:r w:rsidR="008514F1">
        <w:t>Here, our focus is on testing whether experimental effects are expressed in</w:t>
      </w:r>
      <w:r w:rsidR="00D72B53">
        <w:t xml:space="preserve"> </w:t>
      </w:r>
      <w:commentRangeStart w:id="57"/>
      <w:r w:rsidR="00D72B53">
        <w:t>1) either one or multiple channels,</w:t>
      </w:r>
      <w:r w:rsidR="008514F1">
        <w:t xml:space="preserve"> </w:t>
      </w:r>
      <w:r w:rsidR="00D72B53">
        <w:t xml:space="preserve">2) in </w:t>
      </w:r>
      <w:r w:rsidR="008514F1">
        <w:t xml:space="preserve">the </w:t>
      </w:r>
      <w:r w:rsidR="008514F1">
        <w:rPr>
          <w:i/>
        </w:rPr>
        <w:t>second order statistics</w:t>
      </w:r>
      <w:r w:rsidR="008514F1">
        <w:t xml:space="preserve"> of the data, i.e. the covariance of the </w:t>
      </w:r>
      <w:r w:rsidR="00645811">
        <w:t>conditions</w:t>
      </w:r>
      <w:r w:rsidR="00D72B53">
        <w:t xml:space="preserve">, and 3) with </w:t>
      </w:r>
      <w:commentRangeEnd w:id="57"/>
      <w:r w:rsidR="002D3838">
        <w:rPr>
          <w:rStyle w:val="CommentReference"/>
        </w:rPr>
        <w:commentReference w:id="57"/>
      </w:r>
      <w:r w:rsidR="008514F1">
        <w:t xml:space="preserve">hypotheses </w:t>
      </w:r>
      <w:r w:rsidR="00D72B53">
        <w:t xml:space="preserve">specified </w:t>
      </w:r>
      <w:r w:rsidR="008514F1">
        <w:t xml:space="preserve">in terms of the </w:t>
      </w:r>
      <w:r w:rsidR="008514F1" w:rsidRPr="008514F1">
        <w:rPr>
          <w:i/>
        </w:rPr>
        <w:t>similarity</w:t>
      </w:r>
      <w:r w:rsidR="008514F1">
        <w:t xml:space="preserve"> of the experimental conditions, i.e. the second order statistics of </w:t>
      </w:r>
      <w:r w:rsidR="008514F1">
        <w:lastRenderedPageBreak/>
        <w:t xml:space="preserve">the experimental design. This kind of modelling is described in the neuroimaging literature as </w:t>
      </w:r>
      <w:r w:rsidR="008514F1">
        <w:rPr>
          <w:i/>
        </w:rPr>
        <w:t>Representational Similarity Analysis</w:t>
      </w:r>
      <w:r w:rsidR="00771FF9">
        <w:rPr>
          <w:i/>
        </w:rPr>
        <w:t xml:space="preserve"> </w:t>
      </w:r>
      <w:r w:rsidR="00771FF9">
        <w:t>(RSA)</w:t>
      </w:r>
      <w:r w:rsidR="000D6885">
        <w:t xml:space="preserve"> </w:t>
      </w:r>
      <w:r w:rsidR="000D6885">
        <w:fldChar w:fldCharType="begin"/>
      </w:r>
      <w:r w:rsidR="000D6885">
        <w:instrText xml:space="preserve"> ADDIN EN.CITE &lt;EndNote&gt;&lt;Cite&gt;&lt;Author&gt;Kriegeskorte&lt;/Author&gt;&lt;Year&gt;2008&lt;/Year&gt;&lt;RecNum&gt;2819&lt;/RecNum&gt;&lt;DisplayText&gt;(Kriegeskorte et al., 2008)&lt;/DisplayText&gt;&lt;record&gt;&lt;rec-number&gt;2819&lt;/rec-number&gt;&lt;foreign-keys&gt;&lt;key app="EN" db-id="dv2fw5ea2s9pwhe05rcxt5d60a5efpz0t5pz" timestamp="1657210042"&gt;2819&lt;/key&gt;&lt;/foreign-keys&gt;&lt;ref-type name="Journal Article"&gt;17&lt;/ref-type&gt;&lt;contributors&gt;&lt;authors&gt;&lt;author&gt;Kriegeskorte, Nikolaus&lt;/author&gt;&lt;author&gt;Mur, Marieke&lt;/author&gt;&lt;author&gt;Bandettini, Peter A&lt;/author&gt;&lt;/authors&gt;&lt;/contributors&gt;&lt;titles&gt;&lt;title&gt;Representational similarity analysis-connecting the branches of systems neuroscience&lt;/title&gt;&lt;secondary-title&gt;Frontiers in systems neuroscience&lt;/secondary-title&gt;&lt;/titles&gt;&lt;periodical&gt;&lt;full-title&gt;Frontiers in systems neuroscience&lt;/full-title&gt;&lt;/periodical&gt;&lt;pages&gt;4&lt;/pages&gt;&lt;dates&gt;&lt;year&gt;2008&lt;/year&gt;&lt;/dates&gt;&lt;isbn&gt;1662-5137&lt;/isbn&gt;&lt;urls&gt;&lt;/urls&gt;&lt;/record&gt;&lt;/Cite&gt;&lt;/EndNote&gt;</w:instrText>
      </w:r>
      <w:r w:rsidR="000D6885">
        <w:fldChar w:fldCharType="separate"/>
      </w:r>
      <w:r w:rsidR="000D6885">
        <w:rPr>
          <w:noProof/>
        </w:rPr>
        <w:t>(Kriegeskorte et al., 2008)</w:t>
      </w:r>
      <w:r w:rsidR="000D6885">
        <w:fldChar w:fldCharType="end"/>
      </w:r>
      <w:r w:rsidR="008514F1">
        <w:t xml:space="preserve">. </w:t>
      </w:r>
    </w:p>
    <w:p w14:paraId="6EB29FF0" w14:textId="7755CB6E" w:rsidR="00771FF9" w:rsidRDefault="00973337" w:rsidP="004D10D1">
      <w:r>
        <w:t>In the context of fMRI data,</w:t>
      </w:r>
      <w:r w:rsidR="00392C44">
        <w:t xml:space="preserve"> RSA has</w:t>
      </w:r>
      <w:r w:rsidR="00886586">
        <w:t xml:space="preserve"> previously</w:t>
      </w:r>
      <w:r w:rsidR="00392C44">
        <w:t xml:space="preserve"> been </w:t>
      </w:r>
      <w:r w:rsidR="00D11F56">
        <w:t>re-</w:t>
      </w:r>
      <w:r>
        <w:t xml:space="preserve">cast </w:t>
      </w:r>
      <w:r w:rsidR="00BD0C86">
        <w:t xml:space="preserve">in terms of a well-established class of statistical methods known as </w:t>
      </w:r>
      <w:r w:rsidR="00771FF9" w:rsidRPr="00BD0C86">
        <w:rPr>
          <w:i/>
        </w:rPr>
        <w:t>covariance components analysi</w:t>
      </w:r>
      <w:r w:rsidR="00392C44">
        <w:rPr>
          <w:i/>
        </w:rPr>
        <w:t>s</w:t>
      </w:r>
      <w:r w:rsidR="00392C44">
        <w:t xml:space="preserve"> </w:t>
      </w:r>
      <w:r w:rsidR="00392C44">
        <w:fldChar w:fldCharType="begin"/>
      </w:r>
      <w:r w:rsidR="00392C44">
        <w:instrText xml:space="preserve"> ADDIN EN.CITE &lt;EndNote&gt;&lt;Cite&gt;&lt;Author&gt;Friston&lt;/Author&gt;&lt;Year&gt;2019&lt;/Year&gt;&lt;RecNum&gt;2820&lt;/RecNum&gt;&lt;DisplayText&gt;(Friston et al., 2019)&lt;/DisplayText&gt;&lt;record&gt;&lt;rec-number&gt;2820&lt;/rec-number&gt;&lt;foreign-keys&gt;&lt;key app="EN" db-id="dv2fw5ea2s9pwhe05rcxt5d60a5efpz0t5pz" timestamp="1657210090"&gt;2820&lt;/key&gt;&lt;/foreign-keys&gt;&lt;ref-type name="Journal Article"&gt;17&lt;/ref-type&gt;&lt;contributors&gt;&lt;authors&gt;&lt;author&gt;Friston, Karl J&lt;/author&gt;&lt;author&gt;Diedrichsen, Jörn&lt;/author&gt;&lt;author&gt;Holmes, Emma&lt;/author&gt;&lt;author&gt;Zeidman, Peter&lt;/author&gt;&lt;/authors&gt;&lt;/contributors&gt;&lt;titles&gt;&lt;title&gt;Variational representational similarity analysis&lt;/title&gt;&lt;secondary-title&gt;NeuroImage&lt;/secondary-title&gt;&lt;/titles&gt;&lt;periodical&gt;&lt;full-title&gt;Neuroimage&lt;/full-title&gt;&lt;abbr-1&gt;NeuroImage&lt;/abbr-1&gt;&lt;/periodical&gt;&lt;pages&gt;115986&lt;/pages&gt;&lt;volume&gt;201&lt;/volume&gt;&lt;dates&gt;&lt;year&gt;2019&lt;/year&gt;&lt;/dates&gt;&lt;isbn&gt;1053-8119&lt;/isbn&gt;&lt;urls&gt;&lt;/urls&gt;&lt;/record&gt;&lt;/Cite&gt;&lt;/EndNote&gt;</w:instrText>
      </w:r>
      <w:r w:rsidR="00392C44">
        <w:fldChar w:fldCharType="separate"/>
      </w:r>
      <w:r w:rsidR="00392C44">
        <w:rPr>
          <w:noProof/>
        </w:rPr>
        <w:t>(Friston et al., 2019)</w:t>
      </w:r>
      <w:r w:rsidR="00392C44">
        <w:fldChar w:fldCharType="end"/>
      </w:r>
      <w:r w:rsidR="00771FF9">
        <w:t>. This refers to decomposi</w:t>
      </w:r>
      <w:r w:rsidR="008E17F1">
        <w:t xml:space="preserve">ng a covariance matrix – here </w:t>
      </w:r>
      <w:r>
        <w:t>the condition-by-condition</w:t>
      </w:r>
      <w:r w:rsidR="00771FF9">
        <w:t xml:space="preserve"> covariance</w:t>
      </w:r>
      <w:r>
        <w:t xml:space="preserve"> matrix</w:t>
      </w:r>
      <w:r w:rsidR="00771FF9">
        <w:t xml:space="preserve"> </w:t>
      </w:r>
      <w:r w:rsidR="007C0034">
        <w:t>–</w:t>
      </w:r>
      <w:r w:rsidR="00771FF9">
        <w:t xml:space="preserve"> into </w:t>
      </w:r>
      <w:r>
        <w:t xml:space="preserve">a linear mixture of weighted covariance matrices, called </w:t>
      </w:r>
      <w:r>
        <w:rPr>
          <w:i/>
        </w:rPr>
        <w:t>covariance components</w:t>
      </w:r>
      <w:r>
        <w:t xml:space="preserve">. In the context of RSA, </w:t>
      </w:r>
      <w:r w:rsidR="0081207F">
        <w:t xml:space="preserve">the </w:t>
      </w:r>
      <w:r w:rsidRPr="00973337">
        <w:t>components</w:t>
      </w:r>
      <w:r>
        <w:rPr>
          <w:i/>
        </w:rPr>
        <w:t xml:space="preserve"> </w:t>
      </w:r>
      <w:r w:rsidR="0081207F">
        <w:t>or</w:t>
      </w:r>
      <w:r>
        <w:t xml:space="preserve"> </w:t>
      </w:r>
      <w:r>
        <w:rPr>
          <w:i/>
        </w:rPr>
        <w:t>hypothesis matrices</w:t>
      </w:r>
      <w:r>
        <w:t xml:space="preserve"> encode hypothesised contributions to the data. For example, </w:t>
      </w:r>
      <w:r w:rsidR="005F5CA6">
        <w:t xml:space="preserve">a model might include </w:t>
      </w:r>
      <w:r>
        <w:t xml:space="preserve">one </w:t>
      </w:r>
      <w:r w:rsidR="00ED0DA5">
        <w:t>covariance component</w:t>
      </w:r>
      <w:r>
        <w:t xml:space="preserve"> for each experimental condition,</w:t>
      </w:r>
      <w:r w:rsidR="00452010">
        <w:t xml:space="preserve"> additional components for the interactions among experimental conditions,</w:t>
      </w:r>
      <w:r>
        <w:t xml:space="preserve"> </w:t>
      </w:r>
      <w:r w:rsidR="0081207F">
        <w:t>and</w:t>
      </w:r>
      <w:r>
        <w:t xml:space="preserve"> </w:t>
      </w:r>
      <w:r w:rsidR="00623D02">
        <w:t>a</w:t>
      </w:r>
      <w:r>
        <w:t xml:space="preserve"> component to capture the observation noise. The parameters that </w:t>
      </w:r>
      <w:r w:rsidR="00D11F56">
        <w:t xml:space="preserve">weight </w:t>
      </w:r>
      <w:r>
        <w:t xml:space="preserve">the contribution of these components – </w:t>
      </w:r>
      <w:r w:rsidR="008E17F1">
        <w:t>which we will refer to as</w:t>
      </w:r>
      <w:r>
        <w:t xml:space="preserve"> </w:t>
      </w:r>
      <w:r>
        <w:rPr>
          <w:i/>
        </w:rPr>
        <w:t>hyperparameters</w:t>
      </w:r>
      <w:r>
        <w:t xml:space="preserve"> – are estimated from the data. </w:t>
      </w:r>
      <w:r w:rsidR="008E17F1">
        <w:t xml:space="preserve">Standard tools are available for covariance component estimation – here </w:t>
      </w:r>
      <w:r w:rsidR="00BD0C86">
        <w:t xml:space="preserve">we use </w:t>
      </w:r>
      <w:r w:rsidR="008E17F1">
        <w:t xml:space="preserve">the </w:t>
      </w:r>
      <w:r w:rsidR="00BD0C86">
        <w:t>Restricted Maximum Likelihood (</w:t>
      </w:r>
      <w:r>
        <w:t>REML</w:t>
      </w:r>
      <w:r w:rsidR="00BD0C86">
        <w:t>)</w:t>
      </w:r>
      <w:r w:rsidR="008E17F1">
        <w:t xml:space="preserve"> routine from the </w:t>
      </w:r>
      <w:r>
        <w:t>SPM software package</w:t>
      </w:r>
      <w:r w:rsidR="008E17F1">
        <w:t>, which is</w:t>
      </w:r>
      <w:r w:rsidR="008B1034">
        <w:t xml:space="preserve"> a </w:t>
      </w:r>
      <w:r w:rsidR="008B1034" w:rsidRPr="008B1034">
        <w:rPr>
          <w:i/>
        </w:rPr>
        <w:t>variational Bayes</w:t>
      </w:r>
      <w:r w:rsidR="008B1034">
        <w:t xml:space="preserve"> scheme</w:t>
      </w:r>
      <w:r w:rsidR="008E17F1">
        <w:t xml:space="preserve"> routinely used in GLM analysis</w:t>
      </w:r>
      <w:r w:rsidR="00493998">
        <w:t xml:space="preserve"> </w:t>
      </w:r>
      <w:r w:rsidR="00493998">
        <w:fldChar w:fldCharType="begin"/>
      </w:r>
      <w:r w:rsidR="00493998">
        <w:instrText xml:space="preserve"> ADDIN EN.CITE &lt;EndNote&gt;&lt;Cite&gt;&lt;Author&gt;Friston&lt;/Author&gt;&lt;Year&gt;2002&lt;/Year&gt;&lt;RecNum&gt;2821&lt;/RecNum&gt;&lt;DisplayText&gt;(Friston et al., 2002)&lt;/DisplayText&gt;&lt;record&gt;&lt;rec-number&gt;2821&lt;/rec-number&gt;&lt;foreign-keys&gt;&lt;key app="EN" db-id="dv2fw5ea2s9pwhe05rcxt5d60a5efpz0t5pz" timestamp="1657210206"&gt;2821&lt;/key&gt;&lt;/foreign-keys&gt;&lt;ref-type name="Journal Article"&gt;17&lt;/ref-type&gt;&lt;contributors&gt;&lt;authors&gt;&lt;author&gt;Friston, Karl J&lt;/author&gt;&lt;author&gt;Penny, William&lt;/author&gt;&lt;author&gt;Phillips, Christophe&lt;/author&gt;&lt;author&gt;Kiebel, S&lt;/author&gt;&lt;author&gt;Hinton, G&lt;/author&gt;&lt;author&gt;Ashburner, John&lt;/author&gt;&lt;/authors&gt;&lt;/contributors&gt;&lt;titles&gt;&lt;title&gt;Classical and Bayesian inference in neuroimaging: theory&lt;/title&gt;&lt;secondary-title&gt;NeuroImage&lt;/secondary-title&gt;&lt;/titles&gt;&lt;periodical&gt;&lt;full-title&gt;Neuroimage&lt;/full-title&gt;&lt;abbr-1&gt;NeuroImage&lt;/abbr-1&gt;&lt;/periodical&gt;&lt;pages&gt;465-483&lt;/pages&gt;&lt;volume&gt;16&lt;/volume&gt;&lt;number&gt;2&lt;/number&gt;&lt;dates&gt;&lt;year&gt;2002&lt;/year&gt;&lt;/dates&gt;&lt;isbn&gt;1053-8119&lt;/isbn&gt;&lt;urls&gt;&lt;/urls&gt;&lt;/record&gt;&lt;/Cite&gt;&lt;/EndNote&gt;</w:instrText>
      </w:r>
      <w:r w:rsidR="00493998">
        <w:fldChar w:fldCharType="separate"/>
      </w:r>
      <w:r w:rsidR="00493998">
        <w:rPr>
          <w:noProof/>
        </w:rPr>
        <w:t>(Friston et al., 2002)</w:t>
      </w:r>
      <w:r w:rsidR="00493998">
        <w:fldChar w:fldCharType="end"/>
      </w:r>
      <w:r w:rsidR="008E17F1">
        <w:t>.</w:t>
      </w:r>
      <w:r w:rsidR="00276612">
        <w:t xml:space="preserve"> </w:t>
      </w:r>
      <w:r w:rsidR="00C91D71">
        <w:t>Together, this</w:t>
      </w:r>
      <w:r w:rsidR="00276612">
        <w:t xml:space="preserve"> </w:t>
      </w:r>
      <w:r w:rsidR="00C91D71">
        <w:t>approach to RSA</w:t>
      </w:r>
      <w:r w:rsidR="00276612">
        <w:t xml:space="preserve"> is referred to as </w:t>
      </w:r>
      <w:proofErr w:type="spellStart"/>
      <w:r w:rsidR="00276612" w:rsidRPr="00701FEE">
        <w:t>variational</w:t>
      </w:r>
      <w:proofErr w:type="spellEnd"/>
      <w:r w:rsidR="00276612" w:rsidRPr="00701FEE">
        <w:t xml:space="preserve"> RSA </w:t>
      </w:r>
      <w:r w:rsidR="00276612">
        <w:t>(</w:t>
      </w:r>
      <w:proofErr w:type="spellStart"/>
      <w:r w:rsidR="00276612">
        <w:t>vRSA</w:t>
      </w:r>
      <w:proofErr w:type="spellEnd"/>
      <w:r w:rsidR="00276612">
        <w:t xml:space="preserve">). </w:t>
      </w:r>
    </w:p>
    <w:p w14:paraId="16320DA6" w14:textId="1601CAC1" w:rsidR="007F0101" w:rsidRPr="00604F96" w:rsidRDefault="00CF66EF" w:rsidP="004D10D1">
      <w:pPr>
        <w:rPr>
          <w:rFonts w:eastAsiaTheme="minorEastAsia"/>
        </w:rPr>
      </w:pPr>
      <w:r>
        <w:t xml:space="preserve">Here, we extend </w:t>
      </w:r>
      <w:proofErr w:type="spellStart"/>
      <w:r>
        <w:t>vRSA</w:t>
      </w:r>
      <w:proofErr w:type="spellEnd"/>
      <w:r w:rsidR="008F76F2">
        <w:t xml:space="preserve"> </w:t>
      </w:r>
      <w:r>
        <w:t xml:space="preserve">to electromagnetic data (i.e., EEG, MEG, </w:t>
      </w:r>
      <w:proofErr w:type="spellStart"/>
      <w:r>
        <w:t>ECoG</w:t>
      </w:r>
      <w:proofErr w:type="spellEnd"/>
      <w:r>
        <w:t xml:space="preserve"> or LFP).</w:t>
      </w:r>
      <w:r w:rsidR="008F76F2">
        <w:t xml:space="preserve"> The approach works for </w:t>
      </w:r>
      <w:r w:rsidR="008514F1">
        <w:t xml:space="preserve">data </w:t>
      </w:r>
      <w:r w:rsidR="008F76F2">
        <w:t xml:space="preserve">that </w:t>
      </w:r>
      <w:r w:rsidR="008514F1">
        <w:t xml:space="preserve">are univariate (from a single channel) or multivariate (multiple channels). </w:t>
      </w:r>
      <w:r w:rsidR="00E2650C">
        <w:t xml:space="preserve">Its </w:t>
      </w:r>
      <w:r w:rsidR="008F76F2">
        <w:t xml:space="preserve">key advantage is that it yields an estimate of the </w:t>
      </w:r>
      <w:r w:rsidR="008F76F2">
        <w:rPr>
          <w:i/>
        </w:rPr>
        <w:t>log evidence</w:t>
      </w:r>
      <w:r w:rsidR="008F76F2">
        <w:t>, which is the log</w:t>
      </w:r>
      <w:r w:rsidR="004604AC">
        <w:t xml:space="preserve"> of the</w:t>
      </w:r>
      <w:r w:rsidR="008F76F2">
        <w:t xml:space="preserve"> probability of having seen the data </w:t>
      </w:r>
      <m:oMath>
        <m:r>
          <w:rPr>
            <w:rFonts w:ascii="Cambria Math" w:hAnsi="Cambria Math"/>
          </w:rPr>
          <m:t>y</m:t>
        </m:r>
      </m:oMath>
      <w:r w:rsidR="008F76F2">
        <w:t xml:space="preserve"> given the model </w:t>
      </w:r>
      <m:oMath>
        <m:r>
          <w:rPr>
            <w:rFonts w:ascii="Cambria Math" w:hAnsi="Cambria Math"/>
          </w:rPr>
          <m:t>m</m:t>
        </m:r>
      </m:oMath>
      <w:r w:rsidR="008F76F2">
        <w:t xml:space="preserve">, </w:t>
      </w:r>
      <m:oMath>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y|m</m:t>
                </m:r>
              </m:e>
            </m:d>
          </m:e>
        </m:func>
      </m:oMath>
      <w:r w:rsidR="008F76F2">
        <w:rPr>
          <w:rFonts w:eastAsiaTheme="minorEastAsia"/>
        </w:rPr>
        <w:t>. This</w:t>
      </w:r>
      <w:r w:rsidR="00D11F56">
        <w:rPr>
          <w:rFonts w:eastAsiaTheme="minorEastAsia"/>
        </w:rPr>
        <w:t xml:space="preserve"> statistic</w:t>
      </w:r>
      <w:r w:rsidR="008F76F2">
        <w:rPr>
          <w:rFonts w:eastAsiaTheme="minorEastAsia"/>
        </w:rPr>
        <w:t xml:space="preserve"> makes i</w:t>
      </w:r>
      <w:r w:rsidR="008E4BD3">
        <w:rPr>
          <w:rFonts w:eastAsiaTheme="minorEastAsia"/>
        </w:rPr>
        <w:t>t</w:t>
      </w:r>
      <w:r w:rsidR="008F76F2">
        <w:rPr>
          <w:rFonts w:eastAsiaTheme="minorEastAsia"/>
        </w:rPr>
        <w:t xml:space="preserve"> straightforward to test hypotheses. One simply specifies </w:t>
      </w:r>
      <w:r w:rsidR="008E4BD3">
        <w:rPr>
          <w:rFonts w:eastAsiaTheme="minorEastAsia"/>
        </w:rPr>
        <w:t>a</w:t>
      </w:r>
      <w:r w:rsidR="008F76F2">
        <w:rPr>
          <w:rFonts w:eastAsiaTheme="minorEastAsia"/>
        </w:rPr>
        <w:t xml:space="preserve"> model</w:t>
      </w:r>
      <w:r w:rsidR="00ED287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8F76F2">
        <w:rPr>
          <w:rFonts w:eastAsiaTheme="minorEastAsia"/>
        </w:rPr>
        <w:t xml:space="preserve"> that includes the covariance components of interest</w:t>
      </w:r>
      <w:r w:rsidR="00ED2878">
        <w:rPr>
          <w:rFonts w:eastAsiaTheme="minorEastAsia"/>
        </w:rPr>
        <w:t xml:space="preserve">, </w:t>
      </w:r>
      <w:r w:rsidR="008F76F2">
        <w:rPr>
          <w:rFonts w:eastAsiaTheme="minorEastAsia"/>
        </w:rPr>
        <w:t xml:space="preserve">and </w:t>
      </w:r>
      <w:r w:rsidR="00B31713">
        <w:rPr>
          <w:rFonts w:eastAsiaTheme="minorEastAsia"/>
        </w:rPr>
        <w:t xml:space="preserve">at least one other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8F76F2">
        <w:rPr>
          <w:rFonts w:eastAsiaTheme="minorEastAsia"/>
        </w:rPr>
        <w:t xml:space="preserve"> where </w:t>
      </w:r>
      <w:r w:rsidR="002A0BBD">
        <w:rPr>
          <w:rFonts w:eastAsiaTheme="minorEastAsia"/>
        </w:rPr>
        <w:t>certain</w:t>
      </w:r>
      <w:r w:rsidR="00023C0A">
        <w:rPr>
          <w:rFonts w:eastAsiaTheme="minorEastAsia"/>
        </w:rPr>
        <w:t xml:space="preserve"> components </w:t>
      </w:r>
      <w:r w:rsidR="002A0BBD">
        <w:rPr>
          <w:rFonts w:eastAsiaTheme="minorEastAsia"/>
        </w:rPr>
        <w:t>have</w:t>
      </w:r>
      <w:r w:rsidR="00023C0A">
        <w:rPr>
          <w:rFonts w:eastAsiaTheme="minorEastAsia"/>
        </w:rPr>
        <w:t xml:space="preserve"> effectively </w:t>
      </w:r>
      <w:r w:rsidR="002A0BBD">
        <w:rPr>
          <w:rFonts w:eastAsiaTheme="minorEastAsia"/>
        </w:rPr>
        <w:t xml:space="preserve">been </w:t>
      </w:r>
      <w:r w:rsidR="00D65817">
        <w:rPr>
          <w:rFonts w:eastAsiaTheme="minorEastAsia"/>
        </w:rPr>
        <w:t>“switched off”</w:t>
      </w:r>
      <w:r w:rsidR="008E4BD3">
        <w:rPr>
          <w:rFonts w:eastAsiaTheme="minorEastAsia"/>
        </w:rPr>
        <w:t>,</w:t>
      </w:r>
      <w:r w:rsidR="00023C0A">
        <w:rPr>
          <w:rFonts w:eastAsiaTheme="minorEastAsia"/>
        </w:rPr>
        <w:t xml:space="preserve"> by fixing the</w:t>
      </w:r>
      <w:r w:rsidR="00371DC9">
        <w:rPr>
          <w:rFonts w:eastAsiaTheme="minorEastAsia"/>
        </w:rPr>
        <w:t>ir</w:t>
      </w:r>
      <w:r w:rsidR="00023C0A">
        <w:rPr>
          <w:rFonts w:eastAsiaTheme="minorEastAsia"/>
        </w:rPr>
        <w:t xml:space="preserve"> corresponding hyperparameters to zero</w:t>
      </w:r>
      <w:r w:rsidR="008E4BD3">
        <w:rPr>
          <w:rFonts w:eastAsiaTheme="minorEastAsia"/>
        </w:rPr>
        <w:t xml:space="preserve">. </w:t>
      </w:r>
      <w:r w:rsidR="00023C0A">
        <w:rPr>
          <w:rFonts w:eastAsiaTheme="minorEastAsia"/>
        </w:rPr>
        <w:t xml:space="preserve">The scheme introduced here </w:t>
      </w:r>
      <w:r w:rsidR="00D11F56">
        <w:rPr>
          <w:rFonts w:eastAsiaTheme="minorEastAsia"/>
        </w:rPr>
        <w:t xml:space="preserve">yields an estimate of </w:t>
      </w:r>
      <w:r w:rsidR="00023C0A">
        <w:rPr>
          <w:rFonts w:eastAsiaTheme="minorEastAsia"/>
        </w:rPr>
        <w:t>the log evidence for each mode</w:t>
      </w:r>
      <w:r w:rsidR="009738F1">
        <w:rPr>
          <w:rFonts w:eastAsiaTheme="minorEastAsia"/>
        </w:rPr>
        <w:t>l. Following this, the</w:t>
      </w:r>
      <w:r w:rsidR="00023C0A">
        <w:rPr>
          <w:rFonts w:eastAsiaTheme="minorEastAsia"/>
        </w:rPr>
        <w:t xml:space="preserve"> ratio of evidences</w:t>
      </w:r>
      <w:r w:rsidR="00D11F56">
        <w:rPr>
          <w:rFonts w:eastAsiaTheme="minorEastAsia"/>
        </w:rPr>
        <w:t xml:space="preserve"> (equivalently, the difference in log-evidences)</w:t>
      </w:r>
      <w:r w:rsidR="00023C0A">
        <w:rPr>
          <w:rFonts w:eastAsiaTheme="minorEastAsia"/>
        </w:rPr>
        <w:t xml:space="preserve"> can be reported: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func>
      </m:oMath>
      <w:r w:rsidR="00023C0A">
        <w:rPr>
          <w:rFonts w:eastAsiaTheme="minorEastAsia"/>
        </w:rPr>
        <w:t xml:space="preserve"> . This is referred to as the </w:t>
      </w:r>
      <w:r w:rsidR="00023C0A" w:rsidRPr="006A035B">
        <w:rPr>
          <w:rFonts w:eastAsiaTheme="minorEastAsia"/>
          <w:i/>
        </w:rPr>
        <w:t>log Bayes factor</w:t>
      </w:r>
      <w:r w:rsidR="009C1473">
        <w:rPr>
          <w:rFonts w:eastAsiaTheme="minorEastAsia"/>
        </w:rPr>
        <w:t xml:space="preserve"> </w:t>
      </w:r>
      <w:r w:rsidR="009C1473">
        <w:rPr>
          <w:rFonts w:eastAsiaTheme="minorEastAsia"/>
        </w:rPr>
        <w:fldChar w:fldCharType="begin"/>
      </w:r>
      <w:r w:rsidR="009C1473">
        <w:rPr>
          <w:rFonts w:eastAsiaTheme="minorEastAsia"/>
        </w:rPr>
        <w:instrText xml:space="preserve"> ADDIN EN.CITE &lt;EndNote&gt;&lt;Cite&gt;&lt;Author&gt;Kass&lt;/Author&gt;&lt;Year&gt;1995&lt;/Year&gt;&lt;RecNum&gt;2359&lt;/RecNum&gt;&lt;DisplayText&gt;(Kass and Raftery, 1995)&lt;/DisplayText&gt;&lt;record&gt;&lt;rec-number&gt;2359&lt;/rec-number&gt;&lt;foreign-keys&gt;&lt;key app="EN" db-id="dv2fw5ea2s9pwhe05rcxt5d60a5efpz0t5pz" timestamp="1530205626"&gt;2359&lt;/key&gt;&lt;/foreign-keys&gt;&lt;ref-type name="Journal Article"&gt;17&lt;/ref-type&gt;&lt;contributors&gt;&lt;authors&gt;&lt;author&gt;Kass, Robert E&lt;/author&gt;&lt;author&gt;Raftery, Adrian E&lt;/author&gt;&lt;/authors&gt;&lt;/contributors&gt;&lt;titles&gt;&lt;title&gt;Bayes factors&lt;/title&gt;&lt;secondary-title&gt;Journal of the american statistical association&lt;/secondary-title&gt;&lt;/titles&gt;&lt;periodical&gt;&lt;full-title&gt;Journal of the American Statistical Association&lt;/full-title&gt;&lt;abbr-1&gt;J Am Stat Assoc&lt;/abbr-1&gt;&lt;/periodical&gt;&lt;pages&gt;773-795&lt;/pages&gt;&lt;volume&gt;90&lt;/volume&gt;&lt;number&gt;430&lt;/number&gt;&lt;dates&gt;&lt;year&gt;1995&lt;/year&gt;&lt;/dates&gt;&lt;isbn&gt;0162-1459&lt;/isbn&gt;&lt;urls&gt;&lt;/urls&gt;&lt;/record&gt;&lt;/Cite&gt;&lt;/EndNote&gt;</w:instrText>
      </w:r>
      <w:r w:rsidR="009C1473">
        <w:rPr>
          <w:rFonts w:eastAsiaTheme="minorEastAsia"/>
        </w:rPr>
        <w:fldChar w:fldCharType="separate"/>
      </w:r>
      <w:r w:rsidR="009C1473">
        <w:rPr>
          <w:rFonts w:eastAsiaTheme="minorEastAsia"/>
          <w:noProof/>
        </w:rPr>
        <w:t>(Kass and Raftery, 1995)</w:t>
      </w:r>
      <w:r w:rsidR="009C1473">
        <w:rPr>
          <w:rFonts w:eastAsiaTheme="minorEastAsia"/>
        </w:rPr>
        <w:fldChar w:fldCharType="end"/>
      </w:r>
      <w:r w:rsidR="00194809">
        <w:rPr>
          <w:rFonts w:eastAsiaTheme="minorEastAsia"/>
        </w:rPr>
        <w:t xml:space="preserve">. </w:t>
      </w:r>
      <w:r w:rsidR="00023C0A">
        <w:rPr>
          <w:rFonts w:eastAsiaTheme="minorEastAsia"/>
        </w:rPr>
        <w:t xml:space="preserve">It is straightforward to convert this result to a posterior probability in favour of either model,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|y</m:t>
            </m:r>
          </m:e>
        </m:d>
      </m:oMath>
      <w:r w:rsidR="008E4BD3">
        <w:rPr>
          <w:rFonts w:eastAsiaTheme="minorEastAsia"/>
        </w:rPr>
        <w:t xml:space="preserve"> or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|y</m:t>
            </m:r>
          </m:e>
        </m:d>
      </m:oMath>
      <w:r w:rsidR="00023C0A">
        <w:rPr>
          <w:rFonts w:eastAsiaTheme="minorEastAsia"/>
        </w:rPr>
        <w:t xml:space="preserve">, by applying a </w:t>
      </w:r>
      <w:proofErr w:type="spellStart"/>
      <w:r w:rsidR="00023C0A">
        <w:rPr>
          <w:rFonts w:eastAsiaTheme="minorEastAsia"/>
        </w:rPr>
        <w:t>softmax</w:t>
      </w:r>
      <w:proofErr w:type="spellEnd"/>
      <w:r w:rsidR="00023C0A">
        <w:rPr>
          <w:rFonts w:eastAsiaTheme="minorEastAsia"/>
        </w:rPr>
        <w:t xml:space="preserve"> function to the </w:t>
      </w:r>
      <w:r w:rsidR="00701FEE">
        <w:rPr>
          <w:rFonts w:eastAsiaTheme="minorEastAsia"/>
        </w:rPr>
        <w:t>log Bayes factor</w:t>
      </w:r>
      <w:r w:rsidR="00BC3422">
        <w:rPr>
          <w:rFonts w:eastAsiaTheme="minorEastAsia"/>
        </w:rPr>
        <w:t>s</w:t>
      </w:r>
      <w:r w:rsidR="00023C0A">
        <w:rPr>
          <w:rFonts w:eastAsiaTheme="minorEastAsia"/>
        </w:rPr>
        <w:t>.</w:t>
      </w:r>
      <w:r w:rsidR="007F0101">
        <w:rPr>
          <w:rFonts w:eastAsiaTheme="minorEastAsia"/>
        </w:rPr>
        <w:t xml:space="preserve"> </w:t>
      </w:r>
      <w:r w:rsidR="00701FEE">
        <w:rPr>
          <w:rFonts w:eastAsiaTheme="minorEastAsia"/>
        </w:rPr>
        <w:t xml:space="preserve">Comparing models based on their evidence is </w:t>
      </w:r>
      <w:r w:rsidR="0045749F">
        <w:rPr>
          <w:rFonts w:eastAsiaTheme="minorEastAsia"/>
        </w:rPr>
        <w:t xml:space="preserve">referred to as </w:t>
      </w:r>
      <w:r w:rsidR="0045749F" w:rsidRPr="0045749F">
        <w:rPr>
          <w:rFonts w:eastAsiaTheme="minorEastAsia"/>
          <w:i/>
        </w:rPr>
        <w:t>Bayesian model comparison</w:t>
      </w:r>
      <w:r w:rsidR="0045749F">
        <w:rPr>
          <w:rFonts w:eastAsiaTheme="minorEastAsia"/>
        </w:rPr>
        <w:t xml:space="preserve"> and </w:t>
      </w:r>
      <w:r w:rsidR="00E42928">
        <w:rPr>
          <w:rFonts w:eastAsiaTheme="minorEastAsia"/>
        </w:rPr>
        <w:t>can be generalised to compare any number of models.</w:t>
      </w:r>
      <w:r w:rsidR="00604F96">
        <w:rPr>
          <w:rFonts w:eastAsiaTheme="minorEastAsia"/>
        </w:rPr>
        <w:t xml:space="preserve"> Recent developments</w:t>
      </w:r>
      <w:r w:rsidR="00D11F56">
        <w:rPr>
          <w:rFonts w:eastAsiaTheme="minorEastAsia"/>
        </w:rPr>
        <w:t xml:space="preserve"> of a related technique -</w:t>
      </w:r>
      <w:r w:rsidR="00604F96">
        <w:rPr>
          <w:rFonts w:eastAsiaTheme="minorEastAsia"/>
        </w:rPr>
        <w:t xml:space="preserve"> </w:t>
      </w:r>
      <w:r w:rsidR="00604F96">
        <w:rPr>
          <w:rFonts w:eastAsiaTheme="minorEastAsia"/>
          <w:i/>
        </w:rPr>
        <w:t>Bayesian model reduction</w:t>
      </w:r>
      <w:r w:rsidR="00604F96">
        <w:rPr>
          <w:rFonts w:eastAsiaTheme="minorEastAsia"/>
        </w:rPr>
        <w:t xml:space="preserve"> </w:t>
      </w:r>
      <w:r w:rsidR="00D11F56">
        <w:rPr>
          <w:rFonts w:eastAsiaTheme="minorEastAsia"/>
        </w:rPr>
        <w:t xml:space="preserve">- </w:t>
      </w:r>
      <w:r w:rsidR="002B4A01">
        <w:rPr>
          <w:rFonts w:eastAsiaTheme="minorEastAsia"/>
        </w:rPr>
        <w:t>enable</w:t>
      </w:r>
      <w:r w:rsidR="002D32A1">
        <w:rPr>
          <w:rFonts w:eastAsiaTheme="minorEastAsia"/>
        </w:rPr>
        <w:t xml:space="preserve"> the </w:t>
      </w:r>
      <w:r w:rsidR="002B4A01">
        <w:rPr>
          <w:rFonts w:eastAsiaTheme="minorEastAsia"/>
        </w:rPr>
        <w:t xml:space="preserve">log </w:t>
      </w:r>
      <w:r w:rsidR="002D32A1">
        <w:rPr>
          <w:rFonts w:eastAsiaTheme="minorEastAsia"/>
        </w:rPr>
        <w:t>evidence for</w:t>
      </w:r>
      <w:r w:rsidR="00604F96">
        <w:rPr>
          <w:rFonts w:eastAsiaTheme="minorEastAsia"/>
        </w:rPr>
        <w:t xml:space="preserve"> </w:t>
      </w:r>
      <w:r w:rsidR="00371DC9">
        <w:rPr>
          <w:rFonts w:eastAsiaTheme="minorEastAsia"/>
        </w:rPr>
        <w:t>models</w:t>
      </w:r>
      <w:r w:rsidR="00701FEE">
        <w:rPr>
          <w:rFonts w:eastAsiaTheme="minorEastAsia"/>
        </w:rPr>
        <w:t xml:space="preserve"> with </w:t>
      </w:r>
      <w:r w:rsidR="000A53DD">
        <w:rPr>
          <w:rFonts w:eastAsiaTheme="minorEastAsia"/>
        </w:rPr>
        <w:t xml:space="preserve">different </w:t>
      </w:r>
      <w:r w:rsidR="00701FEE">
        <w:rPr>
          <w:rFonts w:eastAsiaTheme="minorEastAsia"/>
        </w:rPr>
        <w:t>mixtures of parameters switched</w:t>
      </w:r>
      <w:r w:rsidR="002B4A01">
        <w:rPr>
          <w:rFonts w:eastAsiaTheme="minorEastAsia"/>
        </w:rPr>
        <w:t xml:space="preserve"> on or</w:t>
      </w:r>
      <w:r w:rsidR="00701FEE">
        <w:rPr>
          <w:rFonts w:eastAsiaTheme="minorEastAsia"/>
        </w:rPr>
        <w:t xml:space="preserve"> off</w:t>
      </w:r>
      <w:r w:rsidR="002D32A1">
        <w:rPr>
          <w:rFonts w:eastAsiaTheme="minorEastAsia"/>
        </w:rPr>
        <w:t xml:space="preserve"> </w:t>
      </w:r>
      <w:r w:rsidR="002B4A01">
        <w:rPr>
          <w:rFonts w:eastAsiaTheme="minorEastAsia"/>
        </w:rPr>
        <w:t xml:space="preserve">to be </w:t>
      </w:r>
      <w:r w:rsidR="002D32A1">
        <w:rPr>
          <w:rFonts w:eastAsiaTheme="minorEastAsia"/>
        </w:rPr>
        <w:t>rapidly assessed, in a matter of milliseconds, without having to separately fit each model to the data</w:t>
      </w:r>
      <w:r w:rsidR="009C1473">
        <w:rPr>
          <w:rFonts w:eastAsiaTheme="minorEastAsia"/>
        </w:rPr>
        <w:t xml:space="preserve"> </w:t>
      </w:r>
      <w:r w:rsidR="009C1473">
        <w:rPr>
          <w:rFonts w:eastAsiaTheme="minorEastAsia"/>
        </w:rPr>
        <w:fldChar w:fldCharType="begin"/>
      </w:r>
      <w:r w:rsidR="009C1473">
        <w:rPr>
          <w:rFonts w:eastAsiaTheme="minorEastAsia"/>
        </w:rPr>
        <w:instrText xml:space="preserve"> ADDIN EN.CITE &lt;EndNote&gt;&lt;Cite&gt;&lt;Author&gt;Friston&lt;/Author&gt;&lt;Year&gt;2018&lt;/Year&gt;&lt;RecNum&gt;2516&lt;/RecNum&gt;&lt;DisplayText&gt;(Friston et al., 2018)&lt;/DisplayText&gt;&lt;record&gt;&lt;rec-number&gt;2516&lt;/rec-number&gt;&lt;foreign-keys&gt;&lt;key app="EN" db-id="dv2fw5ea2s9pwhe05rcxt5d60a5efpz0t5pz" timestamp="1586196122"&gt;2516&lt;/key&gt;&lt;/foreign-keys&gt;&lt;ref-type name="Journal Article"&gt;17&lt;/ref-type&gt;&lt;contributors&gt;&lt;authors&gt;&lt;author&gt;Friston, Karl&lt;/author&gt;&lt;author&gt;Parr, Thomas&lt;/author&gt;&lt;author&gt;Zeidman, Peter&lt;/author&gt;&lt;/authors&gt;&lt;/contributors&gt;&lt;titles&gt;&lt;title&gt;Bayesian model reduction&lt;/title&gt;&lt;secondary-title&gt;arXiv preprint arXiv:1805.07092&lt;/secondary-title&gt;&lt;/titles&gt;&lt;periodical&gt;&lt;full-title&gt;arXiv preprint arXiv:1805.07092&lt;/full-title&gt;&lt;/periodical&gt;&lt;dates&gt;&lt;year&gt;2018&lt;/year&gt;&lt;/dates&gt;&lt;urls&gt;&lt;/urls&gt;&lt;/record&gt;&lt;/Cite&gt;&lt;/EndNote&gt;</w:instrText>
      </w:r>
      <w:r w:rsidR="009C1473">
        <w:rPr>
          <w:rFonts w:eastAsiaTheme="minorEastAsia"/>
        </w:rPr>
        <w:fldChar w:fldCharType="separate"/>
      </w:r>
      <w:r w:rsidR="009C1473">
        <w:rPr>
          <w:rFonts w:eastAsiaTheme="minorEastAsia"/>
          <w:noProof/>
        </w:rPr>
        <w:t>(Friston et al., 2018)</w:t>
      </w:r>
      <w:r w:rsidR="009C1473">
        <w:rPr>
          <w:rFonts w:eastAsiaTheme="minorEastAsia"/>
        </w:rPr>
        <w:fldChar w:fldCharType="end"/>
      </w:r>
      <w:r w:rsidR="002D32A1">
        <w:rPr>
          <w:rFonts w:eastAsiaTheme="minorEastAsia"/>
        </w:rPr>
        <w:t>.</w:t>
      </w:r>
    </w:p>
    <w:p w14:paraId="4749037D" w14:textId="45AAE304" w:rsidR="008514F1" w:rsidRDefault="00D85365" w:rsidP="004D10D1">
      <w:pPr>
        <w:rPr>
          <w:rFonts w:eastAsiaTheme="minorEastAsia"/>
        </w:rPr>
      </w:pPr>
      <w:r w:rsidRPr="00FB6A3A">
        <w:t xml:space="preserve">The added opportunity with EEG/MEG data, which does not typically arise with fMRI data, is the ability to resolve the time within a trial when experimental effects occur. </w:t>
      </w:r>
      <w:r w:rsidR="00504D37">
        <w:rPr>
          <w:rFonts w:eastAsiaTheme="minorEastAsia"/>
        </w:rPr>
        <w:t xml:space="preserve">We will demonstrate applying </w:t>
      </w:r>
      <w:proofErr w:type="spellStart"/>
      <w:r w:rsidR="00504D37">
        <w:rPr>
          <w:rFonts w:eastAsiaTheme="minorEastAsia"/>
        </w:rPr>
        <w:t>vRSA</w:t>
      </w:r>
      <w:proofErr w:type="spellEnd"/>
      <w:r w:rsidR="00504D37">
        <w:rPr>
          <w:rFonts w:eastAsiaTheme="minorEastAsia"/>
        </w:rPr>
        <w:t xml:space="preserve"> to identify the probability for particular experimental effects being expressed in an </w:t>
      </w:r>
      <w:r w:rsidR="00504D37">
        <w:rPr>
          <w:rFonts w:eastAsiaTheme="minorEastAsia"/>
        </w:rPr>
        <w:lastRenderedPageBreak/>
        <w:t>EEG dataset at particular times post-stimulus. Our approach is to treat</w:t>
      </w:r>
      <w:r w:rsidR="007C49D4">
        <w:rPr>
          <w:rFonts w:eastAsiaTheme="minorEastAsia"/>
        </w:rPr>
        <w:t xml:space="preserve"> </w:t>
      </w:r>
      <w:r w:rsidR="00C97B67">
        <w:rPr>
          <w:rFonts w:eastAsiaTheme="minorEastAsia"/>
        </w:rPr>
        <w:t>per</w:t>
      </w:r>
      <w:r w:rsidR="00E2650C">
        <w:rPr>
          <w:rFonts w:eastAsiaTheme="minorEastAsia"/>
        </w:rPr>
        <w:t>i</w:t>
      </w:r>
      <w:r w:rsidR="00C97B67">
        <w:rPr>
          <w:rFonts w:eastAsiaTheme="minorEastAsia"/>
        </w:rPr>
        <w:t xml:space="preserve">-stimulus </w:t>
      </w:r>
      <w:r w:rsidR="007C49D4">
        <w:rPr>
          <w:rFonts w:eastAsiaTheme="minorEastAsia"/>
        </w:rPr>
        <w:t xml:space="preserve">time as </w:t>
      </w:r>
      <w:r w:rsidR="00744EBA">
        <w:rPr>
          <w:rFonts w:eastAsiaTheme="minorEastAsia"/>
        </w:rPr>
        <w:t>an</w:t>
      </w:r>
      <w:r w:rsidR="007C49D4">
        <w:rPr>
          <w:rFonts w:eastAsiaTheme="minorEastAsia"/>
        </w:rPr>
        <w:t xml:space="preserve"> experimental factor</w:t>
      </w:r>
      <w:r w:rsidR="00886586">
        <w:rPr>
          <w:rFonts w:eastAsiaTheme="minorEastAsia"/>
        </w:rPr>
        <w:t xml:space="preserve"> and include </w:t>
      </w:r>
      <w:r w:rsidR="000A53DD">
        <w:rPr>
          <w:rFonts w:eastAsiaTheme="minorEastAsia"/>
        </w:rPr>
        <w:t>covariance components</w:t>
      </w:r>
      <w:r w:rsidR="002B4A01">
        <w:rPr>
          <w:rFonts w:eastAsiaTheme="minorEastAsia"/>
        </w:rPr>
        <w:t xml:space="preserve"> (i.e., hypothesis matrices)</w:t>
      </w:r>
      <w:r w:rsidR="009738F1">
        <w:rPr>
          <w:rFonts w:eastAsiaTheme="minorEastAsia"/>
        </w:rPr>
        <w:t xml:space="preserve"> </w:t>
      </w:r>
      <w:r w:rsidR="00C97B67">
        <w:rPr>
          <w:rFonts w:eastAsiaTheme="minorEastAsia"/>
        </w:rPr>
        <w:t>encoding the effect of each condition at each peri-stimulus time (</w:t>
      </w:r>
      <w:r w:rsidR="00A36089">
        <w:rPr>
          <w:rFonts w:eastAsiaTheme="minorEastAsia"/>
        </w:rPr>
        <w:t>more formally</w:t>
      </w:r>
      <w:r w:rsidR="00D73FCF">
        <w:rPr>
          <w:rFonts w:eastAsiaTheme="minorEastAsia"/>
        </w:rPr>
        <w:t>,</w:t>
      </w:r>
      <w:r w:rsidR="00C97B67">
        <w:rPr>
          <w:rFonts w:eastAsiaTheme="minorEastAsia"/>
        </w:rPr>
        <w:t xml:space="preserve"> </w:t>
      </w:r>
      <w:r w:rsidR="00E26A9B">
        <w:rPr>
          <w:rFonts w:eastAsiaTheme="minorEastAsia"/>
        </w:rPr>
        <w:t xml:space="preserve">this is </w:t>
      </w:r>
      <w:r w:rsidR="00C97B67">
        <w:rPr>
          <w:rFonts w:eastAsiaTheme="minorEastAsia"/>
        </w:rPr>
        <w:t xml:space="preserve">the </w:t>
      </w:r>
      <w:r w:rsidR="00C97B67" w:rsidRPr="00E2650C">
        <w:rPr>
          <w:rFonts w:eastAsiaTheme="minorEastAsia"/>
          <w:i/>
        </w:rPr>
        <w:t>interaction</w:t>
      </w:r>
      <w:r w:rsidR="00C97B67">
        <w:rPr>
          <w:rFonts w:eastAsiaTheme="minorEastAsia"/>
        </w:rPr>
        <w:t xml:space="preserve"> of time and experimental condition</w:t>
      </w:r>
      <w:r w:rsidR="00D73FCF">
        <w:rPr>
          <w:rFonts w:eastAsiaTheme="minorEastAsia"/>
        </w:rPr>
        <w:t>)</w:t>
      </w:r>
      <w:r w:rsidR="007C49D4">
        <w:rPr>
          <w:rFonts w:eastAsiaTheme="minorEastAsia"/>
        </w:rPr>
        <w:t>.</w:t>
      </w:r>
      <w:r w:rsidR="0021177F">
        <w:rPr>
          <w:rFonts w:eastAsiaTheme="minorEastAsia"/>
        </w:rPr>
        <w:t xml:space="preserve"> Bayesian model comparison is then used to assess how switching these different </w:t>
      </w:r>
      <w:r w:rsidR="007C17DE">
        <w:rPr>
          <w:rFonts w:eastAsiaTheme="minorEastAsia"/>
        </w:rPr>
        <w:t xml:space="preserve">components </w:t>
      </w:r>
      <w:r w:rsidR="0021177F">
        <w:rPr>
          <w:rFonts w:eastAsiaTheme="minorEastAsia"/>
        </w:rPr>
        <w:t xml:space="preserve">on or off changes the </w:t>
      </w:r>
      <w:r w:rsidR="00D44172">
        <w:rPr>
          <w:rFonts w:eastAsiaTheme="minorEastAsia"/>
        </w:rPr>
        <w:t xml:space="preserve">overall </w:t>
      </w:r>
      <w:r w:rsidR="0021177F">
        <w:rPr>
          <w:rFonts w:eastAsiaTheme="minorEastAsia"/>
        </w:rPr>
        <w:t>log evidence.</w:t>
      </w:r>
      <w:r w:rsidR="006967AF">
        <w:rPr>
          <w:rFonts w:eastAsiaTheme="minorEastAsia"/>
        </w:rPr>
        <w:t xml:space="preserve"> </w:t>
      </w:r>
    </w:p>
    <w:p w14:paraId="5542092C" w14:textId="68DA614B" w:rsidR="0021177F" w:rsidRDefault="0021177F" w:rsidP="004D10D1">
      <w:pPr>
        <w:rPr>
          <w:rFonts w:eastAsiaTheme="minorEastAsia"/>
        </w:rPr>
      </w:pPr>
      <w:r>
        <w:rPr>
          <w:rFonts w:eastAsiaTheme="minorEastAsia"/>
        </w:rPr>
        <w:t xml:space="preserve">We begin by rehearsing the theory underlying </w:t>
      </w:r>
      <w:proofErr w:type="spellStart"/>
      <w:r>
        <w:rPr>
          <w:rFonts w:eastAsiaTheme="minorEastAsia"/>
        </w:rPr>
        <w:t>vRSA</w:t>
      </w:r>
      <w:proofErr w:type="spellEnd"/>
      <w:r>
        <w:rPr>
          <w:rFonts w:eastAsiaTheme="minorEastAsia"/>
        </w:rPr>
        <w:t xml:space="preserve">, before </w:t>
      </w:r>
      <w:r w:rsidR="0051440E">
        <w:rPr>
          <w:rFonts w:eastAsiaTheme="minorEastAsia"/>
        </w:rPr>
        <w:t>validating its functionality using simulated data, and</w:t>
      </w:r>
      <w:r w:rsidR="0051440E" w:rsidRPr="0051440E">
        <w:rPr>
          <w:rFonts w:eastAsiaTheme="minorEastAsia"/>
        </w:rPr>
        <w:t xml:space="preserve"> </w:t>
      </w:r>
      <w:r w:rsidR="0051440E">
        <w:rPr>
          <w:rFonts w:eastAsiaTheme="minorEastAsia"/>
        </w:rPr>
        <w:t xml:space="preserve">finally we apply it to analyse </w:t>
      </w:r>
      <w:r>
        <w:rPr>
          <w:rFonts w:eastAsiaTheme="minorEastAsia"/>
        </w:rPr>
        <w:t xml:space="preserve">openly available EEG dataset. </w:t>
      </w:r>
      <w:r w:rsidR="00D65817">
        <w:rPr>
          <w:rFonts w:eastAsiaTheme="minorEastAsia"/>
        </w:rPr>
        <w:t>S</w:t>
      </w:r>
      <w:r>
        <w:rPr>
          <w:rFonts w:eastAsiaTheme="minorEastAsia"/>
        </w:rPr>
        <w:t>oftware function</w:t>
      </w:r>
      <w:r w:rsidR="00D65817">
        <w:rPr>
          <w:rFonts w:eastAsiaTheme="minorEastAsia"/>
        </w:rPr>
        <w:t>s</w:t>
      </w:r>
      <w:r>
        <w:rPr>
          <w:rFonts w:eastAsiaTheme="minorEastAsia"/>
        </w:rPr>
        <w:t xml:space="preserve"> </w:t>
      </w:r>
      <w:r w:rsidR="00E2650C">
        <w:rPr>
          <w:rFonts w:eastAsiaTheme="minorEastAsia"/>
        </w:rPr>
        <w:t xml:space="preserve">that </w:t>
      </w:r>
      <w:r w:rsidR="00D65817">
        <w:rPr>
          <w:rFonts w:eastAsiaTheme="minorEastAsia"/>
        </w:rPr>
        <w:t xml:space="preserve">accompany the </w:t>
      </w:r>
      <w:r>
        <w:rPr>
          <w:rFonts w:eastAsiaTheme="minorEastAsia"/>
        </w:rPr>
        <w:t>paper</w:t>
      </w:r>
      <w:r w:rsidR="00D65817">
        <w:rPr>
          <w:rFonts w:eastAsiaTheme="minorEastAsia"/>
        </w:rPr>
        <w:t xml:space="preserve"> are compatible with the</w:t>
      </w:r>
      <w:r>
        <w:rPr>
          <w:rFonts w:eastAsiaTheme="minorEastAsia"/>
        </w:rPr>
        <w:t xml:space="preserve"> SPM software package</w:t>
      </w:r>
      <w:r w:rsidR="00875137">
        <w:rPr>
          <w:rFonts w:eastAsiaTheme="minorEastAsia"/>
        </w:rPr>
        <w:t>.</w:t>
      </w:r>
    </w:p>
    <w:p w14:paraId="729DDA93" w14:textId="77777777" w:rsidR="00A01012" w:rsidRPr="00FB6A3A" w:rsidRDefault="00E10C24" w:rsidP="00A01012">
      <w:pPr>
        <w:pStyle w:val="Heading2"/>
      </w:pPr>
      <w:r w:rsidRPr="00FB6A3A">
        <w:t>Theory</w:t>
      </w:r>
    </w:p>
    <w:p w14:paraId="2CD71D96" w14:textId="77777777" w:rsidR="00754C52" w:rsidRPr="00FB6A3A" w:rsidRDefault="007B0EEA" w:rsidP="00754C52">
      <w:pPr>
        <w:pStyle w:val="Heading3"/>
      </w:pPr>
      <w:r w:rsidRPr="00FB6A3A">
        <w:t>Generative</w:t>
      </w:r>
      <w:r w:rsidR="00754C52" w:rsidRPr="00FB6A3A">
        <w:t xml:space="preserve"> model</w:t>
      </w:r>
    </w:p>
    <w:p w14:paraId="5396C85A" w14:textId="267E6FEE" w:rsidR="00120DA5" w:rsidRPr="00FB6A3A" w:rsidRDefault="00120DA5" w:rsidP="00A01012">
      <w:r w:rsidRPr="00FB6A3A">
        <w:t xml:space="preserve">With </w:t>
      </w:r>
      <w:proofErr w:type="spellStart"/>
      <w:r w:rsidRPr="00FB6A3A">
        <w:t>vRSA</w:t>
      </w:r>
      <w:proofErr w:type="spellEnd"/>
      <w:r w:rsidRPr="00FB6A3A">
        <w:t>, we may be dealing with univariate or multivariate data.</w:t>
      </w:r>
      <w:r w:rsidR="009604CE">
        <w:t xml:space="preserve"> The multivariate General Linear Model (GLM) </w:t>
      </w:r>
      <w:r w:rsidR="00AD1D5D" w:rsidRPr="00FB6A3A">
        <w:t>accommodates both</w:t>
      </w:r>
      <w:r w:rsidRPr="00FB6A3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C141F" w14:paraId="40A1C3F4" w14:textId="77777777" w:rsidTr="003C141F">
        <w:tc>
          <w:tcPr>
            <w:tcW w:w="577" w:type="pct"/>
          </w:tcPr>
          <w:p w14:paraId="18B740D3" w14:textId="77777777" w:rsidR="003C141F" w:rsidRPr="003C141F" w:rsidRDefault="003C141F" w:rsidP="00AD1D5D">
            <w:pPr>
              <w:rPr>
                <w:rFonts w:eastAsiaTheme="minorEastAsia"/>
              </w:rPr>
            </w:pPr>
          </w:p>
        </w:tc>
        <w:tc>
          <w:tcPr>
            <w:tcW w:w="3846" w:type="pct"/>
          </w:tcPr>
          <w:p w14:paraId="493EAC0E" w14:textId="3C08E532" w:rsidR="003C141F" w:rsidRPr="003C141F" w:rsidRDefault="003C141F" w:rsidP="00AD1D5D">
            <w:pPr>
              <w:rPr>
                <w:rFonts w:eastAsiaTheme="minorEastAsia"/>
              </w:rPr>
            </w:pPr>
            <m:oMathPara>
              <m:oMath>
                <m:r>
                  <m:rPr>
                    <m:sty m:val="bi"/>
                  </m:rPr>
                  <w:rPr>
                    <w:rFonts w:ascii="Cambria Math" w:eastAsiaTheme="minorEastAsia" w:hAnsi="Cambria Math"/>
                  </w:rPr>
                  <m:t>Y=ZU+XB+E</m:t>
                </m:r>
              </m:oMath>
            </m:oMathPara>
          </w:p>
        </w:tc>
        <w:tc>
          <w:tcPr>
            <w:tcW w:w="577" w:type="pct"/>
            <w:vAlign w:val="center"/>
          </w:tcPr>
          <w:p w14:paraId="045B60EB" w14:textId="2203B95F" w:rsidR="003C141F" w:rsidRPr="003C141F" w:rsidRDefault="003C141F" w:rsidP="003C141F">
            <w:pPr>
              <w:jc w:val="right"/>
              <w:rPr>
                <w:rFonts w:eastAsiaTheme="minorEastAsia"/>
              </w:rPr>
            </w:pPr>
            <w:r w:rsidRPr="003C141F">
              <w:rPr>
                <w:rFonts w:eastAsiaTheme="minorEastAsia"/>
              </w:rPr>
              <w:t>(1</w:t>
            </w:r>
          </w:p>
        </w:tc>
      </w:tr>
    </w:tbl>
    <w:p w14:paraId="0717443B" w14:textId="2BFE416A" w:rsidR="00120DA5" w:rsidRPr="00FB6A3A" w:rsidRDefault="00AD1D5D" w:rsidP="00A01012">
      <w:pPr>
        <w:rPr>
          <w:rFonts w:eastAsiaTheme="minorEastAsia"/>
          <w:b/>
        </w:rPr>
      </w:pPr>
      <w:r w:rsidRPr="00FB6A3A">
        <w:rPr>
          <w:rFonts w:eastAsiaTheme="minorEastAsia"/>
        </w:rPr>
        <w:t xml:space="preserve">Where </w:t>
      </w:r>
      <m:oMath>
        <m:r>
          <m:rPr>
            <m:sty m:val="bi"/>
          </m:rPr>
          <w:rPr>
            <w:rFonts w:ascii="Cambria Math" w:hAnsi="Cambria Math"/>
          </w:rPr>
          <m:t>Y</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Pr="00FB6A3A">
        <w:rPr>
          <w:rFonts w:eastAsiaTheme="minorEastAsia"/>
        </w:rPr>
        <w:t xml:space="preserve"> </w:t>
      </w:r>
      <w:r w:rsidR="00694D9B" w:rsidRPr="00FB6A3A">
        <w:rPr>
          <w:rFonts w:eastAsiaTheme="minorEastAsia"/>
        </w:rPr>
        <w:t>is the data</w:t>
      </w:r>
      <w:r w:rsidRPr="00FB6A3A">
        <w:rPr>
          <w:rFonts w:eastAsiaTheme="minorEastAsia"/>
        </w:rPr>
        <w:t xml:space="preserve"> with </w:t>
      </w:r>
      <m:oMath>
        <m:r>
          <w:rPr>
            <w:rFonts w:ascii="Cambria Math" w:eastAsiaTheme="minorEastAsia" w:hAnsi="Cambria Math"/>
          </w:rPr>
          <m:t>M</m:t>
        </m:r>
      </m:oMath>
      <w:r w:rsidRPr="00FB6A3A">
        <w:rPr>
          <w:rFonts w:eastAsiaTheme="minorEastAsia"/>
        </w:rPr>
        <w:t xml:space="preserve"> measurements and </w:t>
      </w:r>
      <m:oMath>
        <m:r>
          <w:rPr>
            <w:rFonts w:ascii="Cambria Math" w:eastAsiaTheme="minorEastAsia" w:hAnsi="Cambria Math"/>
          </w:rPr>
          <m:t>P</m:t>
        </m:r>
      </m:oMath>
      <w:r w:rsidRPr="00FB6A3A">
        <w:rPr>
          <w:rFonts w:eastAsiaTheme="minorEastAsia"/>
        </w:rPr>
        <w:t xml:space="preserve"> measurement channels</w:t>
      </w:r>
      <w:r w:rsidR="00694D9B" w:rsidRPr="00FB6A3A">
        <w:rPr>
          <w:rFonts w:eastAsiaTheme="minorEastAsia"/>
        </w:rPr>
        <w:t xml:space="preserve">, the columns of </w:t>
      </w:r>
      <w:r w:rsidR="009604CE">
        <w:rPr>
          <w:rFonts w:eastAsiaTheme="minorEastAsia"/>
        </w:rPr>
        <w:t xml:space="preserve">the </w:t>
      </w:r>
      <w:r w:rsidR="00694D9B" w:rsidRPr="00FB6A3A">
        <w:rPr>
          <w:rFonts w:eastAsiaTheme="minorEastAsia"/>
        </w:rPr>
        <w:t xml:space="preserve">design matrix </w:t>
      </w:r>
      <m:oMath>
        <m:r>
          <m:rPr>
            <m:sty m:val="bi"/>
          </m:rPr>
          <w:rPr>
            <w:rFonts w:ascii="Cambria Math" w:eastAsiaTheme="minorEastAsia" w:hAnsi="Cambria Math"/>
          </w:rPr>
          <m:t>Z∈</m:t>
        </m:r>
        <m:sSup>
          <m:sSupPr>
            <m:ctrlPr>
              <w:rPr>
                <w:rFonts w:ascii="Cambria Math" w:hAnsi="Cambria Math"/>
                <w:i/>
              </w:rPr>
            </m:ctrlPr>
          </m:sSupPr>
          <m:e>
            <m:r>
              <m:rPr>
                <m:scr m:val="double-struck"/>
              </m:rPr>
              <w:rPr>
                <w:rFonts w:ascii="Cambria Math" w:hAnsi="Cambria Math"/>
              </w:rPr>
              <m:t>R</m:t>
            </m:r>
          </m:e>
          <m:sup>
            <m:r>
              <w:rPr>
                <w:rFonts w:ascii="Cambria Math" w:hAnsi="Cambria Math"/>
              </w:rPr>
              <m:t>M×V</m:t>
            </m:r>
          </m:sup>
        </m:sSup>
      </m:oMath>
      <w:r w:rsidR="00694D9B" w:rsidRPr="00FB6A3A">
        <w:rPr>
          <w:rFonts w:eastAsiaTheme="minorEastAsia"/>
          <w:b/>
        </w:rPr>
        <w:t xml:space="preserve"> </w:t>
      </w:r>
      <w:r w:rsidR="00694D9B" w:rsidRPr="00FB6A3A">
        <w:rPr>
          <w:rFonts w:eastAsiaTheme="minorEastAsia"/>
        </w:rPr>
        <w:t xml:space="preserve">encodes </w:t>
      </w:r>
      <m:oMath>
        <m:r>
          <w:rPr>
            <w:rFonts w:ascii="Cambria Math" w:eastAsiaTheme="minorEastAsia" w:hAnsi="Cambria Math"/>
          </w:rPr>
          <m:t>V</m:t>
        </m:r>
      </m:oMath>
      <w:r w:rsidR="00694D9B" w:rsidRPr="00FB6A3A">
        <w:rPr>
          <w:rFonts w:eastAsiaTheme="minorEastAsia"/>
        </w:rPr>
        <w:t xml:space="preserve"> explanatory variable</w:t>
      </w:r>
      <w:r w:rsidR="006845BC" w:rsidRPr="00FB6A3A">
        <w:rPr>
          <w:rFonts w:eastAsiaTheme="minorEastAsia"/>
        </w:rPr>
        <w:t>s and the</w:t>
      </w:r>
      <w:r w:rsidR="00694D9B" w:rsidRPr="00FB6A3A">
        <w:rPr>
          <w:rFonts w:eastAsiaTheme="minorEastAsia"/>
        </w:rPr>
        <w:t xml:space="preserve"> corresponding regression parameters</w:t>
      </w:r>
      <w:r w:rsidR="006845BC" w:rsidRPr="00FB6A3A">
        <w:rPr>
          <w:rFonts w:eastAsiaTheme="minorEastAsia"/>
        </w:rPr>
        <w:t xml:space="preserve"> are</w:t>
      </w:r>
      <w:r w:rsidR="00694D9B" w:rsidRPr="00FB6A3A">
        <w:rPr>
          <w:rFonts w:eastAsiaTheme="minorEastAsia"/>
        </w:rPr>
        <w:t xml:space="preserve"> </w:t>
      </w:r>
      <m:oMath>
        <m:r>
          <m:rPr>
            <m:sty m:val="bi"/>
          </m:rPr>
          <w:rPr>
            <w:rFonts w:ascii="Cambria Math" w:eastAsiaTheme="minorEastAsia" w:hAnsi="Cambria Math"/>
          </w:rPr>
          <m:t>U∈</m:t>
        </m:r>
        <m:sSup>
          <m:sSupPr>
            <m:ctrlPr>
              <w:rPr>
                <w:rFonts w:ascii="Cambria Math" w:hAnsi="Cambria Math"/>
                <w:i/>
              </w:rPr>
            </m:ctrlPr>
          </m:sSupPr>
          <m:e>
            <m:r>
              <m:rPr>
                <m:scr m:val="double-struck"/>
              </m:rPr>
              <w:rPr>
                <w:rFonts w:ascii="Cambria Math" w:hAnsi="Cambria Math"/>
              </w:rPr>
              <m:t>R</m:t>
            </m:r>
          </m:e>
          <m:sup>
            <m:r>
              <w:rPr>
                <w:rFonts w:ascii="Cambria Math" w:hAnsi="Cambria Math"/>
              </w:rPr>
              <m:t>V×P</m:t>
            </m:r>
          </m:sup>
        </m:sSup>
      </m:oMath>
      <w:r w:rsidR="00694D9B" w:rsidRPr="00FB6A3A">
        <w:rPr>
          <w:rFonts w:eastAsiaTheme="minorEastAsia"/>
        </w:rPr>
        <w:t>.</w:t>
      </w:r>
      <w:r w:rsidR="000779E0" w:rsidRPr="00FB6A3A">
        <w:rPr>
          <w:rFonts w:eastAsiaTheme="minorEastAsia"/>
        </w:rPr>
        <w:t xml:space="preserve"> Nuisance effects – those that are not interesting – are encoded by the design matrix </w:t>
      </w:r>
      <m:oMath>
        <m:r>
          <m:rPr>
            <m:sty m:val="bi"/>
          </m:rPr>
          <w:rPr>
            <w:rFonts w:ascii="Cambria Math" w:eastAsiaTheme="minorEastAsia"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M×W</m:t>
            </m:r>
          </m:sup>
        </m:sSup>
      </m:oMath>
      <w:r w:rsidR="000779E0" w:rsidRPr="00FB6A3A">
        <w:rPr>
          <w:rFonts w:eastAsiaTheme="minorEastAsia"/>
          <w:b/>
        </w:rPr>
        <w:t xml:space="preserve"> </w:t>
      </w:r>
      <w:r w:rsidR="000779E0" w:rsidRPr="00FB6A3A">
        <w:rPr>
          <w:rFonts w:eastAsiaTheme="minorEastAsia"/>
        </w:rPr>
        <w:t xml:space="preserve">with corresponding parameters </w:t>
      </w:r>
      <m:oMath>
        <m:r>
          <m:rPr>
            <m:sty m:val="bi"/>
          </m:rPr>
          <w:rPr>
            <w:rFonts w:ascii="Cambria Math" w:eastAsiaTheme="minorEastAsia"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W×P</m:t>
            </m:r>
          </m:sup>
        </m:sSup>
        <m:r>
          <m:rPr>
            <m:sty m:val="bi"/>
          </m:rPr>
          <w:rPr>
            <w:rFonts w:ascii="Cambria Math" w:eastAsiaTheme="minorEastAsia" w:hAnsi="Cambria Math"/>
          </w:rPr>
          <m:t>.</m:t>
        </m:r>
      </m:oMath>
    </w:p>
    <w:p w14:paraId="68C3EA30" w14:textId="631A5EC3" w:rsidR="004F4EA8" w:rsidRDefault="00147C70" w:rsidP="004F4EA8">
      <w:pPr>
        <w:rPr>
          <w:rFonts w:eastAsiaTheme="minorEastAsia"/>
        </w:rPr>
      </w:pPr>
      <w:r w:rsidRPr="00FB6A3A">
        <w:rPr>
          <w:rFonts w:eastAsiaTheme="minorEastAsia"/>
        </w:rPr>
        <w:t xml:space="preserve">The only distributional assumptions relate to the </w:t>
      </w:r>
      <w:r w:rsidR="004F4EA8" w:rsidRPr="00FB6A3A">
        <w:rPr>
          <w:rFonts w:eastAsiaTheme="minorEastAsia"/>
        </w:rPr>
        <w:t xml:space="preserve">error matrix </w:t>
      </w:r>
      <m:oMath>
        <m:r>
          <m:rPr>
            <m:sty m:val="bi"/>
          </m:rPr>
          <w:rPr>
            <w:rFonts w:ascii="Cambria Math" w:eastAsiaTheme="minorEastAsia" w:hAnsi="Cambria Math"/>
          </w:rPr>
          <m:t>E∈</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Pr="00FB6A3A">
        <w:rPr>
          <w:rFonts w:eastAsiaTheme="minorEastAsia"/>
        </w:rPr>
        <w:t>, which</w:t>
      </w:r>
      <w:r w:rsidR="004F4EA8" w:rsidRPr="00FB6A3A">
        <w:rPr>
          <w:rFonts w:eastAsiaTheme="minorEastAsia"/>
        </w:rPr>
        <w:t xml:space="preserve"> is I.I.D. over measurements within each of the channels, but there may be spatial covariance over the channels, defined by the spatial covariance matrix </w:t>
      </w:r>
      <m:oMath>
        <m:r>
          <m:rPr>
            <m:sty m:val="bi"/>
          </m:rPr>
          <w:rPr>
            <w:rFonts w:ascii="Cambria Math" w:hAnsi="Cambria Math"/>
          </w:rPr>
          <m:t>S</m:t>
        </m:r>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ctrlPr>
              <w:rPr>
                <w:rFonts w:ascii="Cambria Math" w:eastAsiaTheme="minorEastAsia" w:hAnsi="Cambria Math"/>
                <w:b/>
                <w:i/>
              </w:rPr>
            </m:ctrlPr>
          </m:e>
          <m:sup>
            <m:r>
              <w:rPr>
                <w:rFonts w:ascii="Cambria Math" w:eastAsiaTheme="minorEastAsia" w:hAnsi="Cambria Math"/>
              </w:rPr>
              <m:t>P×P</m:t>
            </m:r>
          </m:sup>
        </m:sSup>
      </m:oMath>
      <w:r w:rsidR="004F4EA8" w:rsidRPr="00FB6A3A">
        <w:rPr>
          <w:rFonts w:eastAsiaTheme="minorEastAsia"/>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AD057F" w14:paraId="4EE9E145" w14:textId="77777777" w:rsidTr="007A4041">
        <w:tc>
          <w:tcPr>
            <w:tcW w:w="577" w:type="pct"/>
          </w:tcPr>
          <w:p w14:paraId="25262F7E" w14:textId="77777777" w:rsidR="00AD057F" w:rsidRPr="003C141F" w:rsidRDefault="00AD057F" w:rsidP="007A4041">
            <w:pPr>
              <w:rPr>
                <w:rFonts w:eastAsiaTheme="minorEastAsia"/>
              </w:rPr>
            </w:pPr>
          </w:p>
        </w:tc>
        <w:tc>
          <w:tcPr>
            <w:tcW w:w="3846" w:type="pct"/>
          </w:tcPr>
          <w:p w14:paraId="44F8B31D" w14:textId="5C10F486" w:rsidR="00AD057F" w:rsidRPr="003C141F" w:rsidRDefault="00AD057F" w:rsidP="007A4041">
            <w:pPr>
              <w:rPr>
                <w:rFonts w:eastAsiaTheme="minorEastAsia"/>
              </w:rPr>
            </w:pPr>
            <m:oMathPara>
              <m:oMath>
                <m:r>
                  <w:rPr>
                    <w:rFonts w:ascii="Cambria Math" w:eastAsiaTheme="minorEastAsia" w:hAnsi="Cambria Math"/>
                  </w:rPr>
                  <m:t>vec</m:t>
                </m:r>
                <m:d>
                  <m:dPr>
                    <m:ctrlPr>
                      <w:rPr>
                        <w:rFonts w:ascii="Cambria Math" w:eastAsiaTheme="minorEastAsia" w:hAnsi="Cambria Math"/>
                        <w:i/>
                      </w:rPr>
                    </m:ctrlPr>
                  </m:dPr>
                  <m:e>
                    <m:r>
                      <m:rPr>
                        <m:sty m:val="bi"/>
                      </m:rPr>
                      <w:rPr>
                        <w:rFonts w:ascii="Cambria Math" w:eastAsiaTheme="minorEastAsia" w:hAnsi="Cambria Math"/>
                      </w:rPr>
                      <m:t>E</m:t>
                    </m:r>
                  </m:e>
                </m:d>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0</m:t>
                    </m:r>
                    <m:r>
                      <w:rPr>
                        <w:rFonts w:ascii="Cambria Math" w:eastAsiaTheme="minorEastAsia" w:hAnsi="Cambria Math"/>
                      </w:rPr>
                      <m:t>,</m:t>
                    </m:r>
                    <m:r>
                      <m:rPr>
                        <m:sty m:val="bi"/>
                      </m:rPr>
                      <w:rPr>
                        <w:rFonts w:ascii="Cambria Math" w:eastAsiaTheme="minorEastAsia" w:hAnsi="Cambria Math"/>
                      </w:rPr>
                      <m:t xml:space="preserve">S </m:t>
                    </m:r>
                    <m: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M</m:t>
                        </m:r>
                      </m:sub>
                    </m:sSub>
                  </m:e>
                </m:d>
              </m:oMath>
            </m:oMathPara>
          </w:p>
        </w:tc>
        <w:tc>
          <w:tcPr>
            <w:tcW w:w="577" w:type="pct"/>
            <w:vAlign w:val="center"/>
          </w:tcPr>
          <w:p w14:paraId="13FC3E2C" w14:textId="719AD602" w:rsidR="00AD057F" w:rsidRPr="003C141F" w:rsidRDefault="00AD057F" w:rsidP="007A4041">
            <w:pPr>
              <w:jc w:val="right"/>
              <w:rPr>
                <w:rFonts w:eastAsiaTheme="minorEastAsia"/>
              </w:rPr>
            </w:pPr>
            <w:r w:rsidRPr="003C141F">
              <w:rPr>
                <w:rFonts w:eastAsiaTheme="minorEastAsia"/>
              </w:rPr>
              <w:t>(</w:t>
            </w:r>
            <w:r>
              <w:rPr>
                <w:rFonts w:eastAsiaTheme="minorEastAsia"/>
              </w:rPr>
              <w:t>2</w:t>
            </w:r>
          </w:p>
        </w:tc>
      </w:tr>
    </w:tbl>
    <w:p w14:paraId="23CC7398" w14:textId="56C1000C" w:rsidR="004F4EA8" w:rsidRPr="00FB6A3A" w:rsidRDefault="004F4EA8" w:rsidP="00A01012">
      <w:pPr>
        <w:rPr>
          <w:rFonts w:eastAsiaTheme="minorEastAsia"/>
        </w:rPr>
      </w:pPr>
      <w:r w:rsidRPr="00FB6A3A">
        <w:rPr>
          <w:rFonts w:eastAsiaTheme="minorEastAsia"/>
        </w:rPr>
        <w:t>The spatial covariance matrix is replicated over</w:t>
      </w:r>
      <w:r w:rsidR="006410DC">
        <w:rPr>
          <w:rFonts w:eastAsiaTheme="minorEastAsia"/>
        </w:rPr>
        <w:t xml:space="preserve"> measurements</w:t>
      </w:r>
      <w:r w:rsidRPr="00FB6A3A">
        <w:rPr>
          <w:rFonts w:eastAsiaTheme="minorEastAsia"/>
        </w:rPr>
        <w:t xml:space="preserve"> by </w:t>
      </w:r>
      <w:r w:rsidR="00147C70" w:rsidRPr="00FB6A3A">
        <w:rPr>
          <w:rFonts w:eastAsiaTheme="minorEastAsia"/>
        </w:rPr>
        <w:t xml:space="preserve">taking </w:t>
      </w:r>
      <w:r w:rsidRPr="00FB6A3A">
        <w:rPr>
          <w:rFonts w:eastAsiaTheme="minorEastAsia"/>
        </w:rPr>
        <w:t xml:space="preserve">the Kronecker product </w:t>
      </w:r>
      <m:oMath>
        <m:r>
          <w:rPr>
            <w:rFonts w:ascii="Cambria Math" w:hAnsi="Cambria Math"/>
          </w:rPr>
          <m:t>⊗</m:t>
        </m:r>
      </m:oMath>
      <w:r w:rsidRPr="00FB6A3A">
        <w:rPr>
          <w:rFonts w:eastAsiaTheme="minorEastAsia"/>
        </w:rPr>
        <w:t xml:space="preserve"> with the identity matrix of dimension </w:t>
      </w:r>
      <m:oMath>
        <m:r>
          <w:rPr>
            <w:rFonts w:ascii="Cambria Math" w:eastAsiaTheme="minorEastAsia" w:hAnsi="Cambria Math"/>
          </w:rPr>
          <m:t>M</m:t>
        </m:r>
      </m:oMath>
      <w:r w:rsidRPr="00FB6A3A">
        <w:rPr>
          <w:rFonts w:eastAsiaTheme="minorEastAsia"/>
        </w:rPr>
        <w:t xml:space="preserve">. </w:t>
      </w:r>
      <w:r w:rsidR="00E9647F" w:rsidRPr="00FB6A3A">
        <w:rPr>
          <w:rFonts w:eastAsiaTheme="minorEastAsia"/>
        </w:rPr>
        <w:t xml:space="preserve">Details of the </w:t>
      </w:r>
      <w:r w:rsidR="0097084B" w:rsidRPr="00FB6A3A">
        <w:rPr>
          <w:rFonts w:eastAsiaTheme="minorEastAsia"/>
        </w:rPr>
        <w:t>definition of the spatial covariance matrix</w:t>
      </w:r>
      <w:r w:rsidR="00E9647F" w:rsidRPr="00FB6A3A">
        <w:rPr>
          <w:rFonts w:eastAsiaTheme="minorEastAsia"/>
        </w:rPr>
        <w:t xml:space="preserve"> are provided in </w:t>
      </w:r>
      <w:r w:rsidR="007927C7">
        <w:rPr>
          <w:rFonts w:eastAsiaTheme="minorEastAsia"/>
        </w:rPr>
        <w:t>Appendix A</w:t>
      </w:r>
      <w:r w:rsidR="0097084B" w:rsidRPr="00FB6A3A">
        <w:rPr>
          <w:rFonts w:eastAsiaTheme="minorEastAsia"/>
        </w:rPr>
        <w:t>.</w:t>
      </w:r>
    </w:p>
    <w:p w14:paraId="757B4D75" w14:textId="77777777" w:rsidR="00E06C17" w:rsidRPr="00FB6A3A" w:rsidRDefault="00A67FE0" w:rsidP="00E06C17">
      <w:pPr>
        <w:pStyle w:val="Heading3"/>
        <w:rPr>
          <w:rFonts w:eastAsiaTheme="minorEastAsia"/>
        </w:rPr>
      </w:pPr>
      <w:r w:rsidRPr="00FB6A3A">
        <w:rPr>
          <w:rFonts w:eastAsiaTheme="minorEastAsia"/>
        </w:rPr>
        <w:t>Second order effects</w:t>
      </w:r>
    </w:p>
    <w:p w14:paraId="761F3360" w14:textId="4C4E80C3" w:rsidR="009604CE" w:rsidRDefault="00A67FE0" w:rsidP="00795C26">
      <w:pPr>
        <w:rPr>
          <w:rFonts w:eastAsiaTheme="minorEastAsia"/>
        </w:rPr>
      </w:pPr>
      <w:r w:rsidRPr="00FB6A3A">
        <w:rPr>
          <w:rFonts w:eastAsiaTheme="minorEastAsia"/>
        </w:rPr>
        <w:t xml:space="preserve">With </w:t>
      </w:r>
      <w:proofErr w:type="spellStart"/>
      <w:r w:rsidRPr="00FB6A3A">
        <w:rPr>
          <w:rFonts w:eastAsiaTheme="minorEastAsia"/>
        </w:rPr>
        <w:t>vRSA</w:t>
      </w:r>
      <w:proofErr w:type="spellEnd"/>
      <w:r w:rsidRPr="00FB6A3A">
        <w:rPr>
          <w:rFonts w:eastAsiaTheme="minorEastAsia"/>
        </w:rPr>
        <w:t xml:space="preserve"> we are not interested in the parameters </w:t>
      </w:r>
      <m:oMath>
        <m:r>
          <m:rPr>
            <m:sty m:val="bi"/>
          </m:rPr>
          <w:rPr>
            <w:rFonts w:ascii="Cambria Math" w:eastAsiaTheme="minorEastAsia" w:hAnsi="Cambria Math"/>
          </w:rPr>
          <m:t>U</m:t>
        </m:r>
      </m:oMath>
      <w:r w:rsidRPr="00FB6A3A">
        <w:rPr>
          <w:rFonts w:eastAsiaTheme="minorEastAsia"/>
          <w:b/>
        </w:rPr>
        <w:t xml:space="preserve"> </w:t>
      </w:r>
      <w:r w:rsidRPr="00FB6A3A">
        <w:rPr>
          <w:rFonts w:eastAsiaTheme="minorEastAsia"/>
        </w:rPr>
        <w:t>directl</w:t>
      </w:r>
      <w:r w:rsidR="00117BE3">
        <w:rPr>
          <w:rFonts w:eastAsiaTheme="minorEastAsia"/>
        </w:rPr>
        <w:t>y. R</w:t>
      </w:r>
      <w:r w:rsidRPr="00FB6A3A">
        <w:rPr>
          <w:rFonts w:eastAsiaTheme="minorEastAsia"/>
        </w:rPr>
        <w:t>ather</w:t>
      </w:r>
      <w:r w:rsidR="00117BE3">
        <w:rPr>
          <w:rFonts w:eastAsiaTheme="minorEastAsia"/>
        </w:rPr>
        <w:t>,</w:t>
      </w:r>
      <w:r w:rsidRPr="00FB6A3A">
        <w:rPr>
          <w:rFonts w:eastAsiaTheme="minorEastAsia"/>
        </w:rPr>
        <w:t xml:space="preserve"> </w:t>
      </w:r>
      <w:r w:rsidR="00A862B9" w:rsidRPr="00FB6A3A">
        <w:rPr>
          <w:rFonts w:eastAsiaTheme="minorEastAsia"/>
        </w:rPr>
        <w:t>we seek to</w:t>
      </w:r>
      <w:r w:rsidRPr="00FB6A3A">
        <w:rPr>
          <w:rFonts w:eastAsiaTheme="minorEastAsia"/>
        </w:rPr>
        <w:t xml:space="preserve"> explai</w:t>
      </w:r>
      <w:r w:rsidR="00A862B9" w:rsidRPr="00FB6A3A">
        <w:rPr>
          <w:rFonts w:eastAsiaTheme="minorEastAsia"/>
        </w:rPr>
        <w:t>n</w:t>
      </w:r>
      <w:r w:rsidRPr="00FB6A3A">
        <w:rPr>
          <w:rFonts w:eastAsiaTheme="minorEastAsia"/>
        </w:rPr>
        <w:t xml:space="preserve"> the condition-by-condition covariance matrix </w:t>
      </w:r>
      <m:oMath>
        <m:r>
          <m:rPr>
            <m:sty m:val="bi"/>
          </m:rPr>
          <w:rPr>
            <w:rFonts w:ascii="Cambria Math" w:eastAsiaTheme="minorEastAsia" w:hAnsi="Cambria Math"/>
          </w:rPr>
          <m:t>G=U</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T</m:t>
            </m:r>
          </m:sup>
        </m:sSup>
      </m:oMath>
      <w:r w:rsidR="00117BE3">
        <w:rPr>
          <w:rFonts w:eastAsiaTheme="minorEastAsia"/>
        </w:rPr>
        <w:t xml:space="preserve">, which encodes the similarity </w:t>
      </w:r>
      <w:r w:rsidR="00FD3BF3">
        <w:rPr>
          <w:rFonts w:eastAsiaTheme="minorEastAsia"/>
        </w:rPr>
        <w:t xml:space="preserve">of </w:t>
      </w:r>
      <w:r w:rsidR="00C21D42">
        <w:rPr>
          <w:rFonts w:eastAsiaTheme="minorEastAsia"/>
        </w:rPr>
        <w:t>measurements</w:t>
      </w:r>
      <w:r w:rsidR="00FD3BF3">
        <w:rPr>
          <w:rFonts w:eastAsiaTheme="minorEastAsia"/>
        </w:rPr>
        <w:t xml:space="preserve"> across </w:t>
      </w:r>
      <w:r w:rsidR="00717604">
        <w:rPr>
          <w:rFonts w:eastAsiaTheme="minorEastAsia"/>
        </w:rPr>
        <w:t>experimental conditions.</w:t>
      </w:r>
      <w:r w:rsidRPr="00FB6A3A">
        <w:rPr>
          <w:rFonts w:eastAsiaTheme="minorEastAsia"/>
        </w:rPr>
        <w:t xml:space="preserve"> </w:t>
      </w:r>
      <w:r w:rsidR="009604CE">
        <w:rPr>
          <w:rFonts w:eastAsiaTheme="minorEastAsia"/>
        </w:rPr>
        <w:t>The GLM can be re-expressed in terms of</w:t>
      </w:r>
      <w:r w:rsidR="00717604">
        <w:rPr>
          <w:rFonts w:eastAsiaTheme="minorEastAsia"/>
        </w:rPr>
        <w:t xml:space="preserve"> second order matrices</w:t>
      </w:r>
      <w:r w:rsidR="009604CE">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AD057F" w14:paraId="16C80B4F" w14:textId="77777777" w:rsidTr="007A4041">
        <w:tc>
          <w:tcPr>
            <w:tcW w:w="577" w:type="pct"/>
          </w:tcPr>
          <w:p w14:paraId="4314B59F" w14:textId="77777777" w:rsidR="00AD057F" w:rsidRPr="003C141F" w:rsidRDefault="00AD057F" w:rsidP="007A4041">
            <w:pPr>
              <w:rPr>
                <w:rFonts w:eastAsiaTheme="minorEastAsia"/>
              </w:rPr>
            </w:pPr>
          </w:p>
        </w:tc>
        <w:tc>
          <w:tcPr>
            <w:tcW w:w="3846" w:type="pct"/>
          </w:tcPr>
          <w:p w14:paraId="0C8871AD" w14:textId="548090AD" w:rsidR="00AD057F" w:rsidRPr="003C141F" w:rsidRDefault="008441DD" w:rsidP="007A4041">
            <w:pPr>
              <w:rPr>
                <w:rFonts w:eastAsiaTheme="minorEastAsia"/>
              </w:rPr>
            </w:pPr>
            <m:oMathPara>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Y</m:t>
                    </m:r>
                  </m:sub>
                </m:sSub>
                <m:r>
                  <w:rPr>
                    <w:rFonts w:ascii="Cambria Math" w:eastAsiaTheme="minorEastAsia" w:hAnsi="Cambria Math"/>
                  </w:rPr>
                  <m:t>=</m:t>
                </m:r>
                <m:r>
                  <m:rPr>
                    <m:sty m:val="bi"/>
                  </m:rPr>
                  <w:rPr>
                    <w:rFonts w:ascii="Cambria Math" w:eastAsiaTheme="minorEastAsia" w:hAnsi="Cambria Math"/>
                  </w:rPr>
                  <m:t>ZG</m:t>
                </m:r>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T</m:t>
                    </m:r>
                  </m:sup>
                </m:sSup>
                <m:r>
                  <w:rPr>
                    <w:rFonts w:ascii="Cambria Math" w:eastAsiaTheme="minorEastAsia" w:hAnsi="Cambria Math"/>
                  </w:rPr>
                  <m:t>+</m:t>
                </m:r>
                <m:r>
                  <m:rPr>
                    <m:sty m:val="bi"/>
                  </m:rPr>
                  <w:rPr>
                    <w:rFonts w:ascii="Cambria Math" w:eastAsiaTheme="minorEastAsia" w:hAnsi="Cambria Math"/>
                  </w:rPr>
                  <m:t>X</m:t>
                </m:r>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B</m:t>
                    </m:r>
                  </m:sub>
                </m:sSub>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E</m:t>
                    </m:r>
                  </m:sub>
                </m:sSub>
              </m:oMath>
            </m:oMathPara>
          </w:p>
        </w:tc>
        <w:tc>
          <w:tcPr>
            <w:tcW w:w="577" w:type="pct"/>
            <w:vAlign w:val="center"/>
          </w:tcPr>
          <w:p w14:paraId="697DB650" w14:textId="2702F3F6" w:rsidR="00AD057F" w:rsidRPr="003C141F" w:rsidRDefault="00AD057F" w:rsidP="007A4041">
            <w:pPr>
              <w:jc w:val="right"/>
              <w:rPr>
                <w:rFonts w:eastAsiaTheme="minorEastAsia"/>
              </w:rPr>
            </w:pPr>
            <w:r w:rsidRPr="003C141F">
              <w:rPr>
                <w:rFonts w:eastAsiaTheme="minorEastAsia"/>
              </w:rPr>
              <w:t>(</w:t>
            </w:r>
            <w:r>
              <w:rPr>
                <w:rFonts w:eastAsiaTheme="minorEastAsia"/>
              </w:rPr>
              <w:t>3</w:t>
            </w:r>
          </w:p>
        </w:tc>
      </w:tr>
    </w:tbl>
    <w:p w14:paraId="35285375" w14:textId="62D4EBD3" w:rsidR="00914776" w:rsidRDefault="009604CE" w:rsidP="00795C26">
      <w:pPr>
        <w:rPr>
          <w:rFonts w:eastAsiaTheme="minorEastAsia"/>
        </w:rPr>
      </w:pPr>
      <w:r>
        <w:rPr>
          <w:rFonts w:eastAsiaTheme="minorEastAsia"/>
        </w:rPr>
        <w:lastRenderedPageBreak/>
        <w:t xml:space="preserve">Where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Y</m:t>
            </m:r>
          </m:sub>
        </m:sSub>
        <m:r>
          <m:rPr>
            <m:sty m:val="bi"/>
          </m:rPr>
          <w:rPr>
            <w:rFonts w:ascii="Cambria Math" w:eastAsiaTheme="minorEastAsia" w:hAnsi="Cambria Math"/>
          </w:rPr>
          <m:t>=Y</m:t>
        </m:r>
        <m:sSup>
          <m:sSupPr>
            <m:ctrlPr>
              <w:rPr>
                <w:rFonts w:ascii="Cambria Math" w:eastAsiaTheme="minorEastAsia" w:hAnsi="Cambria Math"/>
                <w:b/>
                <w:i/>
              </w:rPr>
            </m:ctrlPr>
          </m:sSupPr>
          <m:e>
            <m:r>
              <m:rPr>
                <m:sty m:val="bi"/>
              </m:rPr>
              <w:rPr>
                <w:rFonts w:ascii="Cambria Math" w:eastAsiaTheme="minorEastAsia" w:hAnsi="Cambria Math"/>
              </w:rPr>
              <m:t>Y</m:t>
            </m:r>
          </m:e>
          <m:sup>
            <m:r>
              <w:rPr>
                <w:rFonts w:ascii="Cambria Math" w:eastAsiaTheme="minorEastAsia" w:hAnsi="Cambria Math"/>
              </w:rPr>
              <m:t>T</m:t>
            </m:r>
          </m:sup>
        </m:sSup>
      </m:oMath>
      <w:r>
        <w:rPr>
          <w:rFonts w:eastAsiaTheme="minorEastAsia"/>
          <w:b/>
        </w:rPr>
        <w:t xml:space="preserve"> </w:t>
      </w:r>
      <w:r>
        <w:rPr>
          <w:rFonts w:eastAsiaTheme="minorEastAsia"/>
        </w:rPr>
        <w:t>is the covariance of the data</w:t>
      </w:r>
      <w:r w:rsidR="000B4349">
        <w:rPr>
          <w:rFonts w:eastAsiaTheme="minorEastAsia"/>
        </w:rPr>
        <w:t xml:space="preserve">,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B</m:t>
            </m:r>
          </m:sub>
        </m:sSub>
        <m:r>
          <m:rPr>
            <m:sty m:val="bi"/>
          </m:rPr>
          <w:rPr>
            <w:rFonts w:ascii="Cambria Math" w:eastAsiaTheme="minorEastAsia" w:hAnsi="Cambria Math"/>
          </w:rPr>
          <m:t>=B</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T</m:t>
            </m:r>
          </m:sup>
        </m:sSup>
      </m:oMath>
      <w:r>
        <w:rPr>
          <w:rFonts w:eastAsiaTheme="minorEastAsia"/>
        </w:rPr>
        <w:t xml:space="preserve"> </w:t>
      </w:r>
      <w:r w:rsidR="000B4349">
        <w:rPr>
          <w:rFonts w:eastAsiaTheme="minorEastAsia"/>
        </w:rPr>
        <w:t>is the covariance of the</w:t>
      </w:r>
      <w:r w:rsidR="007779B6">
        <w:rPr>
          <w:rFonts w:eastAsiaTheme="minorEastAsia"/>
        </w:rPr>
        <w:t xml:space="preserve"> confounds</w:t>
      </w:r>
      <w:r w:rsidR="000B4349">
        <w:rPr>
          <w:rFonts w:eastAsiaTheme="minorEastAsia"/>
        </w:rPr>
        <w:t xml:space="preserve"> </w:t>
      </w:r>
      <w:r>
        <w:rPr>
          <w:rFonts w:eastAsiaTheme="minorEastAsia"/>
        </w:rPr>
        <w:t xml:space="preserve">and </w:t>
      </w:r>
      <m:oMath>
        <m:sSub>
          <m:sSubPr>
            <m:ctrlPr>
              <w:rPr>
                <w:rFonts w:ascii="Cambria Math" w:eastAsiaTheme="minorEastAsia" w:hAnsi="Cambria Math"/>
                <w:b/>
                <w:i/>
              </w:rPr>
            </m:ctrlPr>
          </m:sSubPr>
          <m:e>
            <m:r>
              <m:rPr>
                <m:sty m:val="b"/>
              </m:rPr>
              <w:rPr>
                <w:rFonts w:ascii="Cambria Math" w:eastAsiaTheme="minorEastAsia" w:hAnsi="Cambria Math"/>
              </w:rPr>
              <m:t>Σ</m:t>
            </m:r>
            <m:ctrlPr>
              <w:rPr>
                <w:rFonts w:ascii="Cambria Math" w:eastAsiaTheme="minorEastAsia" w:hAnsi="Cambria Math"/>
                <w:b/>
              </w:rPr>
            </m:ctrlPr>
          </m:e>
          <m:sub>
            <m:r>
              <m:rPr>
                <m:sty m:val="bi"/>
              </m:rPr>
              <w:rPr>
                <w:rFonts w:ascii="Cambria Math" w:eastAsiaTheme="minorEastAsia" w:hAnsi="Cambria Math"/>
              </w:rPr>
              <m:t>E</m:t>
            </m:r>
          </m:sub>
        </m:sSub>
        <m:r>
          <m:rPr>
            <m:sty m:val="bi"/>
          </m:rPr>
          <w:rPr>
            <w:rFonts w:ascii="Cambria Math" w:eastAsiaTheme="minorEastAsia" w:hAnsi="Cambria Math"/>
          </w:rPr>
          <m:t>=E</m:t>
        </m:r>
        <m:sSup>
          <m:sSupPr>
            <m:ctrlPr>
              <w:rPr>
                <w:rFonts w:ascii="Cambria Math" w:eastAsiaTheme="minorEastAsia" w:hAnsi="Cambria Math"/>
                <w:b/>
                <w:i/>
              </w:rPr>
            </m:ctrlPr>
          </m:sSupPr>
          <m:e>
            <m:r>
              <m:rPr>
                <m:sty m:val="bi"/>
              </m:rPr>
              <w:rPr>
                <w:rFonts w:ascii="Cambria Math" w:eastAsiaTheme="minorEastAsia" w:hAnsi="Cambria Math"/>
              </w:rPr>
              <m:t>E</m:t>
            </m:r>
          </m:e>
          <m:sup>
            <m:r>
              <w:rPr>
                <w:rFonts w:ascii="Cambria Math" w:eastAsiaTheme="minorEastAsia" w:hAnsi="Cambria Math"/>
              </w:rPr>
              <m:t>T</m:t>
            </m:r>
          </m:sup>
        </m:sSup>
      </m:oMath>
      <w:r>
        <w:rPr>
          <w:rFonts w:eastAsiaTheme="minorEastAsia"/>
        </w:rPr>
        <w:t xml:space="preserve"> is the covariance of the observation noise. </w:t>
      </w:r>
      <w:r w:rsidR="0069304A">
        <w:rPr>
          <w:rFonts w:eastAsiaTheme="minorEastAsia"/>
        </w:rPr>
        <w:t>Writing the model in this way emphasises that the covariance of the data may be decomposed into a linear sum of terms related to effects of interest, confounds and noise.</w:t>
      </w:r>
      <w:r w:rsidR="004B151E">
        <w:rPr>
          <w:rFonts w:eastAsiaTheme="minorEastAsia"/>
        </w:rPr>
        <w:t xml:space="preserve"> </w:t>
      </w:r>
      <w:r w:rsidR="009F2861">
        <w:rPr>
          <w:rFonts w:eastAsiaTheme="minorEastAsia"/>
        </w:rPr>
        <w:t xml:space="preserve">More specifically, in </w:t>
      </w:r>
      <w:r w:rsidR="00573E81">
        <w:rPr>
          <w:rFonts w:eastAsiaTheme="minorEastAsia"/>
        </w:rPr>
        <w:t>what follows</w:t>
      </w:r>
      <w:r w:rsidR="00CA1BB9">
        <w:rPr>
          <w:rFonts w:eastAsiaTheme="minorEastAsia"/>
        </w:rPr>
        <w:t>,</w:t>
      </w:r>
      <w:r w:rsidR="00573E81">
        <w:rPr>
          <w:rFonts w:eastAsiaTheme="minorEastAsia"/>
        </w:rPr>
        <w:t xml:space="preserve"> we work with the </w:t>
      </w:r>
      <w:r w:rsidR="00573E81" w:rsidRPr="00E2650C">
        <w:rPr>
          <w:rFonts w:eastAsiaTheme="minorEastAsia"/>
          <w:i/>
        </w:rPr>
        <w:t>confound-corrected</w:t>
      </w:r>
      <w:r w:rsidR="00573E81">
        <w:rPr>
          <w:rFonts w:eastAsiaTheme="minorEastAsia"/>
        </w:rPr>
        <w:t xml:space="preserve"> parameters </w:t>
      </w:r>
      <m:oMath>
        <m:acc>
          <m:accPr>
            <m:ctrlPr>
              <w:rPr>
                <w:rFonts w:ascii="Cambria Math" w:eastAsiaTheme="minorEastAsia" w:hAnsi="Cambria Math"/>
                <w:b/>
                <w:i/>
              </w:rPr>
            </m:ctrlPr>
          </m:accPr>
          <m:e>
            <m:r>
              <m:rPr>
                <m:sty m:val="bi"/>
              </m:rPr>
              <w:rPr>
                <w:rFonts w:ascii="Cambria Math" w:eastAsiaTheme="minorEastAsia" w:hAnsi="Cambria Math"/>
              </w:rPr>
              <m:t>U</m:t>
            </m:r>
          </m:e>
        </m:acc>
      </m:oMath>
      <w:r w:rsidR="00573E81">
        <w:rPr>
          <w:rFonts w:eastAsiaTheme="minorEastAsia"/>
        </w:rPr>
        <w:t xml:space="preserve"> covariance and their covariance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573E81">
        <w:rPr>
          <w:rFonts w:eastAsiaTheme="minorEastAsia"/>
        </w:rPr>
        <w:t xml:space="preserve">, which are obtained </w:t>
      </w:r>
      <w:r w:rsidR="00C03C34">
        <w:rPr>
          <w:rFonts w:eastAsiaTheme="minorEastAsia"/>
        </w:rPr>
        <w:t>using</w:t>
      </w:r>
      <w:r w:rsidR="00573E81">
        <w:rPr>
          <w:rFonts w:eastAsiaTheme="minorEastAsia"/>
        </w:rPr>
        <w:t xml:space="preserve"> the identities </w:t>
      </w:r>
      <w:r w:rsidR="00C03C34">
        <w:rPr>
          <w:rFonts w:eastAsiaTheme="minorEastAsia"/>
        </w:rPr>
        <w:t xml:space="preserve">provided </w:t>
      </w:r>
      <w:r w:rsidR="00573E81">
        <w:rPr>
          <w:rFonts w:eastAsiaTheme="minorEastAsia"/>
        </w:rPr>
        <w:t xml:space="preserve">in Appendix </w:t>
      </w:r>
      <w:r w:rsidR="007927C7">
        <w:rPr>
          <w:rFonts w:eastAsiaTheme="minorEastAsia"/>
        </w:rPr>
        <w:t>B</w:t>
      </w:r>
      <w:r w:rsidR="00573E81">
        <w:rPr>
          <w:rFonts w:eastAsiaTheme="minorEastAsia"/>
        </w:rPr>
        <w:t>.</w:t>
      </w:r>
    </w:p>
    <w:p w14:paraId="50FDA8D3" w14:textId="77777777" w:rsidR="00EA6246" w:rsidRPr="00FB6A3A" w:rsidRDefault="00D4621C" w:rsidP="00700B79">
      <w:pPr>
        <w:pStyle w:val="Heading3"/>
        <w:rPr>
          <w:rFonts w:eastAsiaTheme="minorEastAsia"/>
        </w:rPr>
      </w:pPr>
      <w:r w:rsidRPr="00FB6A3A">
        <w:rPr>
          <w:rFonts w:eastAsiaTheme="minorEastAsia"/>
        </w:rPr>
        <w:t>Covariance component</w:t>
      </w:r>
      <w:r w:rsidR="00AE0DB2" w:rsidRPr="00FB6A3A">
        <w:rPr>
          <w:rFonts w:eastAsiaTheme="minorEastAsia"/>
        </w:rPr>
        <w:t xml:space="preserve"> modelling</w:t>
      </w:r>
    </w:p>
    <w:p w14:paraId="2E4296E5" w14:textId="08A5D52B" w:rsidR="00646B77" w:rsidRDefault="00646B77" w:rsidP="00AE0DB2">
      <w:pPr>
        <w:rPr>
          <w:rFonts w:eastAsiaTheme="minorEastAsia"/>
        </w:rPr>
      </w:pPr>
      <w:r w:rsidRPr="00FB6A3A">
        <w:t xml:space="preserve">In </w:t>
      </w:r>
      <w:proofErr w:type="spellStart"/>
      <w:r w:rsidRPr="00FB6A3A">
        <w:t>vRSA</w:t>
      </w:r>
      <w:proofErr w:type="spellEnd"/>
      <w:r w:rsidRPr="00FB6A3A">
        <w:t xml:space="preserve">, the confound-corrected condition-by-condition covariance matrix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Pr="00FB6A3A">
        <w:rPr>
          <w:rFonts w:eastAsiaTheme="minorEastAsia"/>
          <w:b/>
        </w:rPr>
        <w:t xml:space="preserve"> </w:t>
      </w:r>
      <w:r w:rsidRPr="00FB6A3A">
        <w:rPr>
          <w:rFonts w:eastAsiaTheme="minorEastAsia"/>
        </w:rPr>
        <w:t xml:space="preserve">is decomposed into a linear mixture of </w:t>
      </w:r>
      <w:r w:rsidR="00906289" w:rsidRPr="00D363A4">
        <w:rPr>
          <w:rFonts w:eastAsiaTheme="minorEastAsia"/>
        </w:rPr>
        <w:t>covariance components</w:t>
      </w:r>
      <w:r w:rsidR="00D363A4">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n</m:t>
            </m:r>
          </m:sub>
        </m:sSub>
      </m:oMath>
      <w:r w:rsidR="00906289" w:rsidRPr="00FB6A3A">
        <w:rPr>
          <w:rFonts w:eastAsiaTheme="minorEastAsia"/>
        </w:rPr>
        <w:t xml:space="preserve">, </w:t>
      </w:r>
      <w:r w:rsidR="00D363A4">
        <w:rPr>
          <w:rFonts w:eastAsiaTheme="minorEastAsia"/>
        </w:rPr>
        <w:t>also known as</w:t>
      </w:r>
      <w:r w:rsidR="00906289" w:rsidRPr="00FB6A3A">
        <w:rPr>
          <w:rFonts w:eastAsiaTheme="minorEastAsia"/>
        </w:rPr>
        <w:t xml:space="preserve"> </w:t>
      </w:r>
      <w:r w:rsidR="00906289" w:rsidRPr="00D363A4">
        <w:rPr>
          <w:rFonts w:eastAsiaTheme="minorEastAsia"/>
        </w:rPr>
        <w:t>hypothesis matrices</w:t>
      </w:r>
      <w:r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14:paraId="7379A88B" w14:textId="77777777" w:rsidTr="007A4041">
        <w:tc>
          <w:tcPr>
            <w:tcW w:w="577" w:type="pct"/>
          </w:tcPr>
          <w:p w14:paraId="6D3D1023" w14:textId="77777777" w:rsidR="003A0A36" w:rsidRPr="003C141F" w:rsidRDefault="003A0A36" w:rsidP="007A4041">
            <w:pPr>
              <w:rPr>
                <w:rFonts w:eastAsiaTheme="minorEastAsia"/>
              </w:rPr>
            </w:pPr>
          </w:p>
        </w:tc>
        <w:tc>
          <w:tcPr>
            <w:tcW w:w="3846" w:type="pct"/>
          </w:tcPr>
          <w:p w14:paraId="5AA10925" w14:textId="12D7D835" w:rsidR="003A0A36" w:rsidRPr="003A0A36" w:rsidRDefault="008441DD" w:rsidP="007A4041">
            <m:oMathPara>
              <m:oMath>
                <m:acc>
                  <m:accPr>
                    <m:ctrlPr>
                      <w:rPr>
                        <w:rFonts w:ascii="Cambria Math" w:eastAsiaTheme="minorEastAsia" w:hAnsi="Cambria Math"/>
                        <w:b/>
                        <w:i/>
                      </w:rPr>
                    </m:ctrlPr>
                  </m:accPr>
                  <m:e>
                    <m:r>
                      <m:rPr>
                        <m:sty m:val="bi"/>
                      </m:rPr>
                      <w:rPr>
                        <w:rFonts w:ascii="Cambria Math" w:eastAsiaTheme="minorEastAsia" w:hAnsi="Cambria Math"/>
                      </w:rPr>
                      <m:t>G</m:t>
                    </m:r>
                  </m:e>
                </m:acc>
                <m:r>
                  <w:rPr>
                    <w:rFonts w:ascii="Cambria Math" w:hAnsi="Cambria Math"/>
                  </w:rPr>
                  <m:t>=</m:t>
                </m:r>
                <m:acc>
                  <m:accPr>
                    <m:ctrlPr>
                      <w:rPr>
                        <w:rFonts w:ascii="Cambria Math" w:eastAsiaTheme="minorEastAsia" w:hAnsi="Cambria Math"/>
                        <w:b/>
                        <w:i/>
                      </w:rPr>
                    </m:ctrlPr>
                  </m:accPr>
                  <m:e>
                    <m:r>
                      <m:rPr>
                        <m:sty m:val="bi"/>
                      </m:rPr>
                      <w:rPr>
                        <w:rFonts w:ascii="Cambria Math" w:eastAsiaTheme="minorEastAsia" w:hAnsi="Cambria Math"/>
                      </w:rPr>
                      <m:t>U</m:t>
                    </m:r>
                  </m:e>
                </m:acc>
                <m:sSup>
                  <m:sSupPr>
                    <m:ctrlPr>
                      <w:rPr>
                        <w:rFonts w:ascii="Cambria Math" w:eastAsiaTheme="minorEastAsia" w:hAnsi="Cambria Math"/>
                        <w:b/>
                        <w:i/>
                      </w:rPr>
                    </m:ctrlPr>
                  </m:sSupPr>
                  <m:e>
                    <m:acc>
                      <m:accPr>
                        <m:ctrlPr>
                          <w:rPr>
                            <w:rFonts w:ascii="Cambria Math" w:eastAsiaTheme="minorEastAsia" w:hAnsi="Cambria Math"/>
                            <w:b/>
                            <w:i/>
                          </w:rPr>
                        </m:ctrlPr>
                      </m:accPr>
                      <m:e>
                        <m:r>
                          <m:rPr>
                            <m:sty m:val="bi"/>
                          </m:rPr>
                          <w:rPr>
                            <w:rFonts w:ascii="Cambria Math" w:eastAsiaTheme="minorEastAsia" w:hAnsi="Cambria Math"/>
                          </w:rPr>
                          <m:t>U</m:t>
                        </m:r>
                      </m:e>
                    </m:acc>
                  </m:e>
                  <m:sup>
                    <m:r>
                      <m:rPr>
                        <m:sty m:val="bi"/>
                      </m:rPr>
                      <w:rPr>
                        <w:rFonts w:ascii="Cambria Math" w:eastAsiaTheme="minorEastAsia" w:hAnsi="Cambria Math"/>
                      </w:rPr>
                      <m:t>T</m:t>
                    </m:r>
                  </m:sup>
                </m:sSup>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1</m:t>
                    </m:r>
                  </m:sub>
                </m:sSub>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2</m:t>
                    </m:r>
                  </m:sub>
                </m:sSub>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2</m:t>
                    </m:r>
                  </m:sub>
                </m:sSub>
                <m:r>
                  <m:rPr>
                    <m:sty m:val="bi"/>
                  </m:rPr>
                  <w:rPr>
                    <w:rFonts w:ascii="Cambria Math" w:eastAsiaTheme="minorEastAsia" w:hAnsi="Cambria Math"/>
                  </w:rPr>
                  <m:t>+…</m:t>
                </m:r>
              </m:oMath>
            </m:oMathPara>
          </w:p>
        </w:tc>
        <w:tc>
          <w:tcPr>
            <w:tcW w:w="577" w:type="pct"/>
            <w:vAlign w:val="center"/>
          </w:tcPr>
          <w:p w14:paraId="6EE8C926" w14:textId="4DEFA25D" w:rsidR="003A0A36" w:rsidRPr="003C141F" w:rsidRDefault="003A0A36" w:rsidP="007A4041">
            <w:pPr>
              <w:jc w:val="right"/>
              <w:rPr>
                <w:rFonts w:eastAsiaTheme="minorEastAsia"/>
              </w:rPr>
            </w:pPr>
            <w:r w:rsidRPr="003C141F">
              <w:rPr>
                <w:rFonts w:eastAsiaTheme="minorEastAsia"/>
              </w:rPr>
              <w:t>(</w:t>
            </w:r>
            <w:r>
              <w:rPr>
                <w:rFonts w:eastAsiaTheme="minorEastAsia"/>
              </w:rPr>
              <w:t>9</w:t>
            </w:r>
          </w:p>
        </w:tc>
      </w:tr>
    </w:tbl>
    <w:p w14:paraId="13273F20" w14:textId="666A42B1" w:rsidR="00AE2A05" w:rsidRPr="00FB6A3A" w:rsidRDefault="00906289" w:rsidP="00906289">
      <w:pPr>
        <w:rPr>
          <w:rFonts w:eastAsiaTheme="minorEastAsia"/>
        </w:rPr>
      </w:pPr>
      <w:r w:rsidRPr="00FB6A3A">
        <w:t xml:space="preserve">Each of </w:t>
      </w:r>
      <m:oMath>
        <m:r>
          <w:rPr>
            <w:rFonts w:ascii="Cambria Math" w:hAnsi="Cambria Math"/>
          </w:rPr>
          <m:t>n</m:t>
        </m:r>
      </m:oMath>
      <w:r w:rsidRPr="00FB6A3A">
        <w:t xml:space="preserve"> covariance components </w:t>
      </w:r>
      <w:r w:rsidR="00B434B5">
        <w:t>can contribute</w:t>
      </w:r>
      <w:r w:rsidRPr="00FB6A3A">
        <w:t xml:space="preserve"> to the overall covariance, weighted by </w:t>
      </w:r>
      <w:r w:rsidR="00483CFE" w:rsidRPr="00FB6A3A">
        <w:t xml:space="preserve">a </w:t>
      </w:r>
      <w:r w:rsidR="009D326A" w:rsidRPr="00FB6A3A">
        <w:t>hyper</w:t>
      </w:r>
      <w:r w:rsidRPr="00FB6A3A">
        <w:t xml:space="preserve">parameter </w:t>
      </w:r>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n</m:t>
            </m:r>
          </m:sub>
        </m:sSub>
      </m:oMath>
      <w:r w:rsidR="0021276C" w:rsidRPr="00FB6A3A">
        <w:rPr>
          <w:rFonts w:eastAsiaTheme="minorEastAsia"/>
        </w:rPr>
        <w:t>,</w:t>
      </w:r>
      <w:r w:rsidRPr="00FB6A3A">
        <w:rPr>
          <w:rFonts w:eastAsiaTheme="minorEastAsia"/>
        </w:rPr>
        <w:t xml:space="preserve"> which </w:t>
      </w:r>
      <w:r w:rsidR="00483CFE" w:rsidRPr="00FB6A3A">
        <w:rPr>
          <w:rFonts w:eastAsiaTheme="minorEastAsia"/>
        </w:rPr>
        <w:t>is</w:t>
      </w:r>
      <w:r w:rsidRPr="00FB6A3A">
        <w:rPr>
          <w:rFonts w:eastAsiaTheme="minorEastAsia"/>
        </w:rPr>
        <w:t xml:space="preserve"> estimated from the data. Covariance components </w:t>
      </w:r>
      <w:r w:rsidR="0021276C" w:rsidRPr="00FB6A3A">
        <w:rPr>
          <w:rFonts w:eastAsiaTheme="minorEastAsia"/>
        </w:rPr>
        <w:t>could</w:t>
      </w:r>
      <w:r w:rsidRPr="00FB6A3A">
        <w:rPr>
          <w:rFonts w:eastAsiaTheme="minorEastAsia"/>
        </w:rPr>
        <w:t xml:space="preserve"> correspond to the individual conditions, or experimental factors, </w:t>
      </w:r>
      <w:r w:rsidR="00A278D6" w:rsidRPr="00FB6A3A">
        <w:rPr>
          <w:rFonts w:eastAsiaTheme="minorEastAsia"/>
        </w:rPr>
        <w:t xml:space="preserve">or responses </w:t>
      </w:r>
      <w:r w:rsidR="00455ACC">
        <w:rPr>
          <w:rFonts w:eastAsiaTheme="minorEastAsia"/>
        </w:rPr>
        <w:t>taken from</w:t>
      </w:r>
      <w:r w:rsidR="00A278D6" w:rsidRPr="00FB6A3A">
        <w:rPr>
          <w:rFonts w:eastAsiaTheme="minorEastAsia"/>
        </w:rPr>
        <w:t xml:space="preserve"> other brain regions or species. </w:t>
      </w:r>
      <w:r w:rsidR="00B62ECB" w:rsidRPr="00FB6A3A">
        <w:rPr>
          <w:rFonts w:eastAsiaTheme="minorEastAsia"/>
        </w:rPr>
        <w:t xml:space="preserve">In addition to experimentally relevant components, one component is also included to model </w:t>
      </w:r>
      <w:r w:rsidR="00880455">
        <w:rPr>
          <w:rFonts w:eastAsiaTheme="minorEastAsia"/>
        </w:rPr>
        <w:t xml:space="preserve">the </w:t>
      </w:r>
      <w:r w:rsidR="00B62ECB" w:rsidRPr="00FB6A3A">
        <w:rPr>
          <w:rFonts w:eastAsiaTheme="minorEastAsia"/>
        </w:rPr>
        <w:t>covariance of</w:t>
      </w:r>
      <w:r w:rsidR="002525AC">
        <w:rPr>
          <w:rFonts w:eastAsiaTheme="minorEastAsia"/>
        </w:rPr>
        <w:t xml:space="preserve"> </w:t>
      </w:r>
      <w:r w:rsidR="00D845B5" w:rsidRPr="00FB6A3A">
        <w:rPr>
          <w:rFonts w:eastAsiaTheme="minorEastAsia"/>
        </w:rPr>
        <w:t xml:space="preserve">the </w:t>
      </w:r>
      <w:r w:rsidR="00D845B5">
        <w:rPr>
          <w:rFonts w:eastAsiaTheme="minorEastAsia"/>
        </w:rPr>
        <w:t xml:space="preserve">confound parameters, </w:t>
      </w:r>
      <m:oMath>
        <m:r>
          <m:rPr>
            <m:sty m:val="bi"/>
          </m:rPr>
          <w:rPr>
            <w:rFonts w:ascii="Cambria Math" w:eastAsiaTheme="minorEastAsia" w:hAnsi="Cambria Math"/>
          </w:rPr>
          <m:t>B</m:t>
        </m:r>
      </m:oMath>
      <w:r w:rsidR="002525AC">
        <w:rPr>
          <w:rFonts w:eastAsiaTheme="minorEastAsia"/>
        </w:rPr>
        <w:t>. Th</w:t>
      </w:r>
      <w:r w:rsidR="00455ACC">
        <w:rPr>
          <w:rFonts w:eastAsiaTheme="minorEastAsia"/>
        </w:rPr>
        <w:t>is</w:t>
      </w:r>
      <w:r w:rsidR="002525AC">
        <w:rPr>
          <w:rFonts w:eastAsiaTheme="minorEastAsia"/>
        </w:rPr>
        <w:t xml:space="preserve"> component is specified as</w:t>
      </w:r>
      <w:r w:rsidR="00FC1F4C">
        <w:rPr>
          <w:rFonts w:eastAsiaTheme="minorEastAsia"/>
        </w:rPr>
        <w:t xml:space="preserve"> </w:t>
      </w:r>
      <w:r w:rsidR="00B62ECB" w:rsidRPr="00FB6A3A">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e>
            </m:d>
          </m:e>
          <m:sup>
            <m:r>
              <w:rPr>
                <w:rFonts w:ascii="Cambria Math" w:eastAsiaTheme="minorEastAsia" w:hAnsi="Cambria Math"/>
              </w:rPr>
              <m:t>T</m:t>
            </m:r>
          </m:sup>
        </m:sSup>
      </m:oMath>
      <w:r w:rsidR="00B62ECB" w:rsidRPr="00FB6A3A">
        <w:rPr>
          <w:rFonts w:eastAsiaTheme="minorEastAsia"/>
        </w:rPr>
        <w:t>.</w:t>
      </w:r>
      <w:r w:rsidR="00FC1F4C">
        <w:rPr>
          <w:rFonts w:eastAsiaTheme="minorEastAsia"/>
        </w:rPr>
        <w:t xml:space="preserve"> </w:t>
      </w:r>
    </w:p>
    <w:p w14:paraId="2CADEF5D" w14:textId="12CA90F5" w:rsidR="00AE0DB2" w:rsidRDefault="002525AC" w:rsidP="00906289">
      <w:pPr>
        <w:rPr>
          <w:rFonts w:eastAsiaTheme="minorEastAsia"/>
        </w:rPr>
      </w:pPr>
      <w:r>
        <w:rPr>
          <w:rFonts w:eastAsiaTheme="minorEastAsia"/>
        </w:rPr>
        <w:t xml:space="preserve">The </w:t>
      </w:r>
      <w:r w:rsidR="00AE2A05" w:rsidRPr="00FB6A3A">
        <w:rPr>
          <w:rFonts w:eastAsiaTheme="minorEastAsia"/>
        </w:rPr>
        <w:t>covariance components</w:t>
      </w:r>
      <w:r w:rsidR="00A278D6" w:rsidRPr="00FB6A3A">
        <w:rPr>
          <w:rFonts w:eastAsiaTheme="minorEastAsia"/>
        </w:rPr>
        <w:t xml:space="preserve"> </w:t>
      </w:r>
      <w:r w:rsidR="00906289" w:rsidRPr="00FB6A3A">
        <w:rPr>
          <w:rFonts w:eastAsiaTheme="minorEastAsia"/>
        </w:rPr>
        <w:t xml:space="preserve">are equivalent to contrasts in </w:t>
      </w:r>
      <w:r w:rsidR="00554935">
        <w:rPr>
          <w:rFonts w:eastAsiaTheme="minorEastAsia"/>
        </w:rPr>
        <w:t xml:space="preserve">a </w:t>
      </w:r>
      <w:r w:rsidR="00906289" w:rsidRPr="00FB6A3A">
        <w:rPr>
          <w:rFonts w:eastAsiaTheme="minorEastAsia"/>
        </w:rPr>
        <w:t xml:space="preserve">standard GLM analysis. Thus, </w:t>
      </w:r>
      <w:r w:rsidR="00483CFE" w:rsidRPr="00FB6A3A">
        <w:rPr>
          <w:rFonts w:eastAsiaTheme="minorEastAsia"/>
        </w:rPr>
        <w:t>we can convert from a</w:t>
      </w:r>
      <w:r w:rsidR="0064766D">
        <w:rPr>
          <w:rFonts w:eastAsiaTheme="minorEastAsia"/>
        </w:rPr>
        <w:t xml:space="preserve"> </w:t>
      </w:r>
      <w:r w:rsidR="00483CFE" w:rsidRPr="00FB6A3A">
        <w:rPr>
          <w:rFonts w:eastAsiaTheme="minorEastAsia"/>
        </w:rPr>
        <w:t xml:space="preserve">contrast vector </w:t>
      </w:r>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i</m:t>
            </m:r>
          </m:sub>
        </m:sSub>
      </m:oMath>
      <w:r w:rsidR="00A278D6" w:rsidRPr="00FB6A3A">
        <w:rPr>
          <w:rFonts w:eastAsiaTheme="minorEastAsia"/>
        </w:rPr>
        <w:t xml:space="preserve"> to a covariance component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i</m:t>
            </m:r>
          </m:sub>
        </m:sSub>
      </m:oMath>
      <w:r w:rsidR="00A278D6" w:rsidRPr="00FB6A3A">
        <w:rPr>
          <w:rFonts w:eastAsiaTheme="minorEastAsia"/>
        </w:rPr>
        <w:t xml:space="preserv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14:paraId="11C85B9E" w14:textId="77777777" w:rsidTr="007A4041">
        <w:tc>
          <w:tcPr>
            <w:tcW w:w="577" w:type="pct"/>
          </w:tcPr>
          <w:p w14:paraId="48348A0D" w14:textId="77777777" w:rsidR="003A0A36" w:rsidRPr="003C141F" w:rsidRDefault="003A0A36" w:rsidP="007A4041">
            <w:pPr>
              <w:rPr>
                <w:rFonts w:eastAsiaTheme="minorEastAsia"/>
              </w:rPr>
            </w:pPr>
          </w:p>
        </w:tc>
        <w:tc>
          <w:tcPr>
            <w:tcW w:w="3846" w:type="pct"/>
          </w:tcPr>
          <w:p w14:paraId="22A0F861" w14:textId="53AC397D" w:rsidR="003A0A36" w:rsidRPr="003C141F" w:rsidRDefault="008441DD" w:rsidP="007A4041">
            <w:pPr>
              <w:rPr>
                <w:rFonts w:eastAsiaTheme="minorEastAsia"/>
              </w:rPr>
            </w:pPr>
            <m:oMathPara>
              <m:oMath>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i</m:t>
                    </m:r>
                  </m:sub>
                </m:sSub>
                <m:r>
                  <w:rPr>
                    <w:rFonts w:ascii="Cambria Math" w:hAnsi="Cambria Math"/>
                  </w:rPr>
                  <m: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i</m:t>
                    </m:r>
                  </m:sub>
                </m:sSub>
                <m:sSubSup>
                  <m:sSubSupPr>
                    <m:ctrlPr>
                      <w:rPr>
                        <w:rFonts w:ascii="Cambria Math" w:hAnsi="Cambria Math"/>
                        <w:b/>
                        <w:i/>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T</m:t>
                    </m:r>
                  </m:sup>
                </m:sSubSup>
              </m:oMath>
            </m:oMathPara>
          </w:p>
        </w:tc>
        <w:tc>
          <w:tcPr>
            <w:tcW w:w="577" w:type="pct"/>
            <w:vAlign w:val="center"/>
          </w:tcPr>
          <w:p w14:paraId="14656B0C" w14:textId="505122AD" w:rsidR="003A0A36" w:rsidRPr="003C141F" w:rsidRDefault="003A0A36" w:rsidP="007A4041">
            <w:pPr>
              <w:jc w:val="right"/>
              <w:rPr>
                <w:rFonts w:eastAsiaTheme="minorEastAsia"/>
              </w:rPr>
            </w:pPr>
            <w:r w:rsidRPr="003C141F">
              <w:rPr>
                <w:rFonts w:eastAsiaTheme="minorEastAsia"/>
              </w:rPr>
              <w:t>(</w:t>
            </w:r>
            <w:r>
              <w:rPr>
                <w:rFonts w:eastAsiaTheme="minorEastAsia"/>
              </w:rPr>
              <w:t>10</w:t>
            </w:r>
          </w:p>
        </w:tc>
      </w:tr>
    </w:tbl>
    <w:p w14:paraId="52DB62A5" w14:textId="2040909A" w:rsidR="00A278D6" w:rsidRDefault="00A278D6" w:rsidP="00906289">
      <w:r w:rsidRPr="00FB6A3A">
        <w:t xml:space="preserve">And from a </w:t>
      </w:r>
      <w:r w:rsidR="00B434B5">
        <w:t xml:space="preserve">(rank one) </w:t>
      </w:r>
      <w:r w:rsidRPr="00FB6A3A">
        <w:t xml:space="preserve">covariance component </w:t>
      </w:r>
      <w:r w:rsidR="00FF07CE">
        <w:t xml:space="preserve">back </w:t>
      </w:r>
      <w:r w:rsidRPr="00FB6A3A">
        <w:t>to a contrast vector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14:paraId="1175AC90" w14:textId="77777777" w:rsidTr="007A4041">
        <w:tc>
          <w:tcPr>
            <w:tcW w:w="577" w:type="pct"/>
          </w:tcPr>
          <w:p w14:paraId="66CF1227" w14:textId="77777777" w:rsidR="003A0A36" w:rsidRPr="003C141F" w:rsidRDefault="003A0A36" w:rsidP="007A4041">
            <w:pPr>
              <w:rPr>
                <w:rFonts w:eastAsiaTheme="minorEastAsia"/>
              </w:rPr>
            </w:pPr>
          </w:p>
        </w:tc>
        <w:tc>
          <w:tcPr>
            <w:tcW w:w="3846" w:type="pct"/>
          </w:tcPr>
          <w:p w14:paraId="30F84586" w14:textId="13285DEF" w:rsidR="003A0A36" w:rsidRPr="003A0A36" w:rsidRDefault="008441DD" w:rsidP="007A4041">
            <m:oMathPara>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i</m:t>
                    </m:r>
                  </m:sub>
                </m:sSub>
                <m:r>
                  <w:rPr>
                    <w:rFonts w:ascii="Cambria Math" w:hAnsi="Cambria Math"/>
                  </w:rPr>
                  <m:t>=SVD(</m:t>
                </m:r>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i</m:t>
                    </m:r>
                  </m:sub>
                </m:sSub>
                <m:r>
                  <w:rPr>
                    <w:rFonts w:ascii="Cambria Math" w:hAnsi="Cambria Math"/>
                  </w:rPr>
                  <m:t>)</m:t>
                </m:r>
              </m:oMath>
            </m:oMathPara>
          </w:p>
        </w:tc>
        <w:tc>
          <w:tcPr>
            <w:tcW w:w="577" w:type="pct"/>
            <w:vAlign w:val="center"/>
          </w:tcPr>
          <w:p w14:paraId="3F8FF9F9" w14:textId="35542BFA" w:rsidR="003A0A36" w:rsidRPr="003C141F" w:rsidRDefault="003A0A36" w:rsidP="007A4041">
            <w:pPr>
              <w:jc w:val="right"/>
              <w:rPr>
                <w:rFonts w:eastAsiaTheme="minorEastAsia"/>
              </w:rPr>
            </w:pPr>
            <w:r w:rsidRPr="003C141F">
              <w:rPr>
                <w:rFonts w:eastAsiaTheme="minorEastAsia"/>
              </w:rPr>
              <w:t>(</w:t>
            </w:r>
            <w:r>
              <w:rPr>
                <w:rFonts w:eastAsiaTheme="minorEastAsia"/>
              </w:rPr>
              <w:t>11</w:t>
            </w:r>
          </w:p>
        </w:tc>
      </w:tr>
    </w:tbl>
    <w:p w14:paraId="0EDEA19D" w14:textId="241AE425" w:rsidR="00AA0EE8" w:rsidRDefault="000A0F22" w:rsidP="00A01012">
      <w:pPr>
        <w:rPr>
          <w:rFonts w:eastAsiaTheme="minorEastAsia"/>
        </w:rPr>
      </w:pPr>
      <w:r>
        <w:rPr>
          <w:rFonts w:eastAsiaTheme="minorEastAsia"/>
        </w:rPr>
        <w:t xml:space="preserve">Where </w:t>
      </w:r>
      <m:oMath>
        <m:r>
          <w:rPr>
            <w:rFonts w:ascii="Cambria Math" w:eastAsiaTheme="minorEastAsia" w:hAnsi="Cambria Math"/>
          </w:rPr>
          <m:t>SVD</m:t>
        </m:r>
      </m:oMath>
      <w:r>
        <w:rPr>
          <w:rFonts w:eastAsiaTheme="minorEastAsia"/>
        </w:rPr>
        <w:t xml:space="preserve"> is the singular value decomposition, which returns the left singular vector of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i</m:t>
            </m:r>
          </m:sub>
        </m:sSub>
      </m:oMath>
      <w:r>
        <w:rPr>
          <w:rFonts w:eastAsiaTheme="minorEastAsia"/>
        </w:rPr>
        <w:t xml:space="preserve">. </w:t>
      </w:r>
    </w:p>
    <w:p w14:paraId="5038C23C" w14:textId="236DDB44" w:rsidR="00B62ECB" w:rsidRDefault="00AA0EE8" w:rsidP="00A01012">
      <w:r>
        <w:rPr>
          <w:rFonts w:eastAsiaTheme="minorEastAsia"/>
        </w:rPr>
        <w:t xml:space="preserve">We require the hyperparameters </w:t>
      </w:r>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n</m:t>
            </m:r>
          </m:sub>
        </m:sSub>
      </m:oMath>
      <w:r w:rsidR="00D845B5">
        <w:rPr>
          <w:rFonts w:eastAsiaTheme="minorEastAsia"/>
        </w:rPr>
        <w:t xml:space="preserve"> </w:t>
      </w:r>
      <w:r>
        <w:rPr>
          <w:rFonts w:eastAsiaTheme="minorEastAsia"/>
        </w:rPr>
        <w:t xml:space="preserve">to be positive in sign, </w:t>
      </w:r>
      <w:r w:rsidR="0094328A">
        <w:rPr>
          <w:rFonts w:eastAsiaTheme="minorEastAsia"/>
        </w:rPr>
        <w:t xml:space="preserve">to ensure </w:t>
      </w:r>
      <w:r>
        <w:rPr>
          <w:rFonts w:eastAsiaTheme="minorEastAsia"/>
        </w:rPr>
        <w:t xml:space="preserve">that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Pr>
          <w:rFonts w:eastAsiaTheme="minorEastAsia"/>
          <w:b/>
        </w:rPr>
        <w:t xml:space="preserve"> </w:t>
      </w:r>
      <w:r>
        <w:rPr>
          <w:rFonts w:eastAsiaTheme="minorEastAsia"/>
        </w:rPr>
        <w:t xml:space="preserve">is a valid covariance matrix. </w:t>
      </w:r>
      <w:r w:rsidR="00B62ECB" w:rsidRPr="00FB6A3A">
        <w:rPr>
          <w:rFonts w:eastAsiaTheme="minorEastAsia"/>
        </w:rPr>
        <w:t>To ensure positivity</w:t>
      </w:r>
      <w:r w:rsidR="009D326A" w:rsidRPr="00FB6A3A">
        <w:t xml:space="preserve">, </w:t>
      </w:r>
      <w:r w:rsidR="0094328A">
        <w:t>we do not estimate</w:t>
      </w:r>
      <w:r w:rsidR="006E541C" w:rsidRPr="00FB6A3A">
        <w:t xml:space="preserve"> </w:t>
      </w:r>
      <w:r w:rsidR="00D845B5">
        <w:t>the hyperparameters</w:t>
      </w:r>
      <w:r w:rsidR="00D845B5" w:rsidRPr="00FB6A3A">
        <w:t xml:space="preserve"> </w:t>
      </w:r>
      <w:r w:rsidR="006E541C" w:rsidRPr="00FB6A3A">
        <w:t xml:space="preserve">directly, </w:t>
      </w:r>
      <w:r w:rsidR="0094328A">
        <w:t xml:space="preserve">but rather </w:t>
      </w:r>
      <w:r w:rsidR="006E541C" w:rsidRPr="00FB6A3A">
        <w:t xml:space="preserve">we </w:t>
      </w:r>
      <w:r w:rsidR="0094328A">
        <w:t>estimate</w:t>
      </w:r>
      <w:r w:rsidR="0094328A" w:rsidRPr="00FB6A3A">
        <w:t xml:space="preserve"> </w:t>
      </w:r>
      <w:r w:rsidR="006E541C" w:rsidRPr="00FB6A3A">
        <w:t>latent variables</w:t>
      </w:r>
      <w:r w:rsidR="00BB7B22">
        <w:t xml:space="preserve"> </w:t>
      </w:r>
      <m:oMath>
        <m:r>
          <m:rPr>
            <m:sty m:val="bi"/>
          </m:rPr>
          <w:rPr>
            <w:rFonts w:ascii="Cambria Math" w:eastAsiaTheme="minorEastAsia" w:hAnsi="Cambria Math"/>
          </w:rPr>
          <m:t>λ</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e>
        </m:d>
      </m:oMath>
      <w:r w:rsidR="0020764D">
        <w:rPr>
          <w:rFonts w:eastAsiaTheme="minorEastAsia"/>
        </w:rPr>
        <w:t xml:space="preserve">, which </w:t>
      </w:r>
      <w:r w:rsidR="006E541C" w:rsidRPr="00FB6A3A">
        <w:t>are the log of the hyperparameters: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14:paraId="577A2EE4" w14:textId="77777777" w:rsidTr="007A4041">
        <w:tc>
          <w:tcPr>
            <w:tcW w:w="577" w:type="pct"/>
          </w:tcPr>
          <w:p w14:paraId="434DED0C" w14:textId="77777777" w:rsidR="003A0A36" w:rsidRPr="003C141F" w:rsidRDefault="003A0A36" w:rsidP="007A4041">
            <w:pPr>
              <w:rPr>
                <w:rFonts w:eastAsiaTheme="minorEastAsia"/>
              </w:rPr>
            </w:pPr>
          </w:p>
        </w:tc>
        <w:tc>
          <w:tcPr>
            <w:tcW w:w="3846" w:type="pct"/>
          </w:tcPr>
          <w:p w14:paraId="1F8BB024" w14:textId="44A4AEA9" w:rsidR="003A0A36" w:rsidRPr="003C141F" w:rsidRDefault="008441DD" w:rsidP="007A40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oMath>
            </m:oMathPara>
          </w:p>
        </w:tc>
        <w:tc>
          <w:tcPr>
            <w:tcW w:w="577" w:type="pct"/>
            <w:vAlign w:val="center"/>
          </w:tcPr>
          <w:p w14:paraId="4CF11331" w14:textId="4184E306" w:rsidR="003A0A36" w:rsidRPr="003C141F" w:rsidRDefault="003A0A36" w:rsidP="007A4041">
            <w:pPr>
              <w:jc w:val="right"/>
              <w:rPr>
                <w:rFonts w:eastAsiaTheme="minorEastAsia"/>
              </w:rPr>
            </w:pPr>
            <w:r w:rsidRPr="003C141F">
              <w:rPr>
                <w:rFonts w:eastAsiaTheme="minorEastAsia"/>
              </w:rPr>
              <w:t>(</w:t>
            </w:r>
            <w:r>
              <w:rPr>
                <w:rFonts w:eastAsiaTheme="minorEastAsia"/>
              </w:rPr>
              <w:t>12</w:t>
            </w:r>
          </w:p>
        </w:tc>
      </w:tr>
    </w:tbl>
    <w:p w14:paraId="515B570B" w14:textId="581A1E58" w:rsidR="00147C70" w:rsidRDefault="006E541C" w:rsidP="00A01012">
      <w:pPr>
        <w:rPr>
          <w:rFonts w:eastAsiaTheme="minorEastAsia"/>
        </w:rPr>
      </w:pPr>
      <w:r w:rsidRPr="00FB6A3A">
        <w:rPr>
          <w:rFonts w:eastAsiaTheme="minorEastAsia"/>
        </w:rPr>
        <w:t xml:space="preserve">We estimate </w:t>
      </w:r>
      <m:oMath>
        <m:r>
          <m:rPr>
            <m:sty m:val="bi"/>
          </m:rPr>
          <w:rPr>
            <w:rFonts w:ascii="Cambria Math" w:eastAsiaTheme="minorEastAsia" w:hAnsi="Cambria Math"/>
          </w:rPr>
          <m:t>λ</m:t>
        </m:r>
      </m:oMath>
      <w:r w:rsidR="0094328A">
        <w:rPr>
          <w:rFonts w:eastAsiaTheme="minorEastAsia"/>
        </w:rPr>
        <w:t xml:space="preserve"> </w:t>
      </w:r>
      <w:r w:rsidR="009D0637">
        <w:rPr>
          <w:rFonts w:eastAsiaTheme="minorEastAsia"/>
        </w:rPr>
        <w:t>using</w:t>
      </w:r>
      <w:r w:rsidRPr="00FB6A3A">
        <w:rPr>
          <w:rFonts w:eastAsiaTheme="minorEastAsia"/>
        </w:rPr>
        <w:t xml:space="preserve"> a Bayesian framework, which requires defining priors that serve as constraints on the parameters. </w:t>
      </w:r>
      <w:r w:rsidR="002F51EE">
        <w:rPr>
          <w:rFonts w:eastAsiaTheme="minorEastAsia"/>
        </w:rPr>
        <w:t>W</w:t>
      </w:r>
      <w:r w:rsidRPr="00FB6A3A">
        <w:rPr>
          <w:rFonts w:eastAsiaTheme="minorEastAsia"/>
        </w:rPr>
        <w:t xml:space="preserve">e use </w:t>
      </w:r>
      <w:r w:rsidR="00030EAF">
        <w:rPr>
          <w:rFonts w:eastAsiaTheme="minorEastAsia"/>
        </w:rPr>
        <w:t xml:space="preserve">a </w:t>
      </w:r>
      <w:r w:rsidR="00AA6B3B" w:rsidRPr="00FB6A3A">
        <w:rPr>
          <w:rFonts w:eastAsiaTheme="minorEastAsia"/>
        </w:rPr>
        <w:t xml:space="preserve">multivariate normal </w:t>
      </w:r>
      <w:r w:rsidR="009D0637">
        <w:rPr>
          <w:rFonts w:eastAsiaTheme="minorEastAsia"/>
        </w:rPr>
        <w:t xml:space="preserve">probability </w:t>
      </w:r>
      <w:r w:rsidR="00030EAF">
        <w:rPr>
          <w:rFonts w:eastAsiaTheme="minorEastAsia"/>
        </w:rPr>
        <w:t>density</w:t>
      </w:r>
      <w:r w:rsidR="00A27C85"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3A0A36" w14:paraId="45364995" w14:textId="77777777" w:rsidTr="007A4041">
        <w:tc>
          <w:tcPr>
            <w:tcW w:w="577" w:type="pct"/>
          </w:tcPr>
          <w:p w14:paraId="75354862" w14:textId="77777777" w:rsidR="003A0A36" w:rsidRPr="003C141F" w:rsidRDefault="003A0A36" w:rsidP="007A4041">
            <w:pPr>
              <w:rPr>
                <w:rFonts w:eastAsiaTheme="minorEastAsia"/>
              </w:rPr>
            </w:pPr>
          </w:p>
        </w:tc>
        <w:tc>
          <w:tcPr>
            <w:tcW w:w="3846" w:type="pct"/>
          </w:tcPr>
          <w:p w14:paraId="1826DBDA" w14:textId="0FE1571F" w:rsidR="003A0A36" w:rsidRPr="003C141F" w:rsidRDefault="009C7EFF" w:rsidP="007A4041">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e>
                </m:d>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μ</m:t>
                    </m:r>
                    <m: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tc>
        <w:tc>
          <w:tcPr>
            <w:tcW w:w="577" w:type="pct"/>
            <w:vAlign w:val="center"/>
          </w:tcPr>
          <w:p w14:paraId="25CD049A" w14:textId="6DFDD321" w:rsidR="003A0A36" w:rsidRPr="003C141F" w:rsidRDefault="003A0A36" w:rsidP="007A4041">
            <w:pPr>
              <w:jc w:val="right"/>
              <w:rPr>
                <w:rFonts w:eastAsiaTheme="minorEastAsia"/>
              </w:rPr>
            </w:pPr>
            <w:r w:rsidRPr="003C141F">
              <w:rPr>
                <w:rFonts w:eastAsiaTheme="minorEastAsia"/>
              </w:rPr>
              <w:t>(</w:t>
            </w:r>
            <w:r>
              <w:rPr>
                <w:rFonts w:eastAsiaTheme="minorEastAsia"/>
              </w:rPr>
              <w:t>13</w:t>
            </w:r>
          </w:p>
        </w:tc>
      </w:tr>
    </w:tbl>
    <w:p w14:paraId="5D80F8FA" w14:textId="4E8478A2" w:rsidR="006F7EFA" w:rsidRDefault="009D0637" w:rsidP="00A01012">
      <w:pPr>
        <w:rPr>
          <w:rFonts w:eastAsiaTheme="minorEastAsia"/>
        </w:rPr>
      </w:pPr>
      <w:r>
        <w:rPr>
          <w:rFonts w:eastAsiaTheme="minorEastAsia"/>
        </w:rPr>
        <w:lastRenderedPageBreak/>
        <w:t>This require</w:t>
      </w:r>
      <w:r w:rsidR="002F51EE">
        <w:rPr>
          <w:rFonts w:eastAsiaTheme="minorEastAsia"/>
        </w:rPr>
        <w:t xml:space="preserve">s </w:t>
      </w:r>
      <w:r>
        <w:rPr>
          <w:rFonts w:eastAsiaTheme="minorEastAsia"/>
        </w:rPr>
        <w:t xml:space="preserve">selecting values for the </w:t>
      </w:r>
      <w:r w:rsidR="00CC1DCB">
        <w:rPr>
          <w:rFonts w:eastAsiaTheme="minorEastAsia"/>
        </w:rPr>
        <w:t xml:space="preserve">prior mean </w:t>
      </w:r>
      <m:oMath>
        <m:r>
          <w:rPr>
            <w:rFonts w:ascii="Cambria Math" w:eastAsiaTheme="minorEastAsia" w:hAnsi="Cambria Math"/>
          </w:rPr>
          <m:t>μ</m:t>
        </m:r>
      </m:oMath>
      <w:r w:rsidR="00CC1DCB">
        <w:rPr>
          <w:rFonts w:eastAsiaTheme="minorEastAsia"/>
        </w:rPr>
        <w:t xml:space="preserve"> and prior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6F7EFA">
        <w:rPr>
          <w:rFonts w:eastAsiaTheme="minorEastAsia"/>
        </w:rPr>
        <w:t xml:space="preserve">. We selected these on the basis of simulations, </w:t>
      </w:r>
      <w:r w:rsidR="00CC1DCB">
        <w:rPr>
          <w:rFonts w:eastAsiaTheme="minorEastAsia"/>
        </w:rPr>
        <w:t xml:space="preserve">as described in Appendix C. The optimal values were </w:t>
      </w:r>
      <m:oMath>
        <m:r>
          <w:rPr>
            <w:rFonts w:ascii="Cambria Math" w:eastAsiaTheme="minorEastAsia" w:hAnsi="Cambria Math"/>
          </w:rPr>
          <m:t>μ=-8,</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=4</m:t>
        </m:r>
      </m:oMath>
      <w:r w:rsidR="00CC1DCB">
        <w:rPr>
          <w:rFonts w:eastAsiaTheme="minorEastAsia"/>
        </w:rPr>
        <w:t xml:space="preserve">, illustrated in Figure 1 (left panel). </w:t>
      </w:r>
    </w:p>
    <w:p w14:paraId="4868C09E" w14:textId="5D329C14" w:rsidR="003A0A36" w:rsidRDefault="00CB2A06" w:rsidP="00A01012">
      <w:pPr>
        <w:rPr>
          <w:rFonts w:eastAsiaTheme="minorEastAsia"/>
        </w:rPr>
      </w:pPr>
      <w:r w:rsidRPr="00FB6A3A">
        <w:rPr>
          <w:rFonts w:eastAsiaTheme="minorEastAsia"/>
        </w:rPr>
        <w:t xml:space="preserve">Because </w:t>
      </w:r>
      <w:r w:rsidR="00B93075">
        <w:rPr>
          <w:rFonts w:eastAsiaTheme="minorEastAsia"/>
        </w:rPr>
        <w:t>of the log transform</w:t>
      </w:r>
      <w:r w:rsidR="00044B56">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044B56">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B93075">
        <w:rPr>
          <w:rFonts w:eastAsiaTheme="minorEastAsia"/>
        </w:rPr>
        <w:t xml:space="preserve">, </w:t>
      </w:r>
      <w:r w:rsidRPr="00FB6A3A">
        <w:rPr>
          <w:rFonts w:eastAsiaTheme="minorEastAsia"/>
        </w:rPr>
        <w:t>this is equivalent to</w:t>
      </w:r>
      <w:r w:rsidR="00EE7850" w:rsidRPr="00FB6A3A">
        <w:rPr>
          <w:rFonts w:eastAsiaTheme="minorEastAsia"/>
        </w:rPr>
        <w:t xml:space="preserve"> setting</w:t>
      </w:r>
      <w:r w:rsidRPr="00FB6A3A">
        <w:rPr>
          <w:rFonts w:eastAsiaTheme="minorEastAsia"/>
        </w:rPr>
        <w:t xml:space="preserve"> a log</w:t>
      </w:r>
      <w:r w:rsidR="002F51EE">
        <w:rPr>
          <w:rFonts w:eastAsiaTheme="minorEastAsia"/>
        </w:rPr>
        <w:t>-</w:t>
      </w:r>
      <w:r w:rsidRPr="00FB6A3A">
        <w:rPr>
          <w:rFonts w:eastAsiaTheme="minorEastAsia"/>
        </w:rPr>
        <w:t xml:space="preserve">normal </w:t>
      </w:r>
      <w:r w:rsidR="00EE7850" w:rsidRPr="00FB6A3A">
        <w:rPr>
          <w:rFonts w:eastAsiaTheme="minorEastAsia"/>
        </w:rPr>
        <w:t xml:space="preserve">prior distribution on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0D0169">
        <w:rPr>
          <w:rFonts w:eastAsiaTheme="minorEastAsia"/>
        </w:rPr>
        <w:t xml:space="preserve"> </w:t>
      </w:r>
      <w:r w:rsidR="00C96C1C">
        <w:rPr>
          <w:rFonts w:eastAsiaTheme="minorEastAsia"/>
        </w:rPr>
        <w:t>(</w:t>
      </w:r>
      <w:r w:rsidR="000D0169">
        <w:rPr>
          <w:rFonts w:eastAsiaTheme="minorEastAsia"/>
        </w:rPr>
        <w:t>Figure 1</w:t>
      </w:r>
      <w:r w:rsidR="00C96C1C">
        <w:rPr>
          <w:rFonts w:eastAsiaTheme="minorEastAsia"/>
        </w:rPr>
        <w:t xml:space="preserve">, </w:t>
      </w:r>
      <w:r w:rsidR="00E525C1" w:rsidRPr="00FB6A3A">
        <w:rPr>
          <w:rFonts w:eastAsiaTheme="minorEastAsia"/>
        </w:rPr>
        <w:t>right panel)</w:t>
      </w:r>
      <w:r w:rsidRPr="00FB6A3A">
        <w:rPr>
          <w:rFonts w:eastAsiaTheme="minorEastAsia"/>
        </w:rPr>
        <w:t>.</w:t>
      </w:r>
      <w:r w:rsidR="009D6A74">
        <w:rPr>
          <w:rFonts w:eastAsiaTheme="minorEastAsia"/>
        </w:rPr>
        <w:t xml:space="preserve"> </w:t>
      </w:r>
      <w:r w:rsidR="006841A3">
        <w:rPr>
          <w:rFonts w:eastAsiaTheme="minorEastAsia"/>
        </w:rPr>
        <w:t>Th</w:t>
      </w:r>
      <w:r w:rsidR="00B93075">
        <w:rPr>
          <w:rFonts w:eastAsiaTheme="minorEastAsia"/>
        </w:rPr>
        <w:t>erefore</w:t>
      </w:r>
      <w:r w:rsidR="006841A3">
        <w:rPr>
          <w:rFonts w:eastAsiaTheme="minorEastAsia"/>
        </w:rPr>
        <w:t xml:space="preserve">, whatever value for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6841A3">
        <w:rPr>
          <w:rFonts w:eastAsiaTheme="minorEastAsia"/>
        </w:rPr>
        <w:t xml:space="preserve"> is selected by the estimation scheme, the corresponding hyperparameter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D272C7">
        <w:rPr>
          <w:rFonts w:eastAsiaTheme="minorEastAsia"/>
        </w:rPr>
        <w:t xml:space="preserve"> </w:t>
      </w:r>
      <w:r w:rsidR="006841A3">
        <w:rPr>
          <w:rFonts w:eastAsiaTheme="minorEastAsia"/>
        </w:rPr>
        <w:t>will be positive</w:t>
      </w:r>
      <w:r w:rsidR="000D0169">
        <w:rPr>
          <w:rFonts w:eastAsiaTheme="minorEastAsia"/>
        </w:rPr>
        <w:t xml:space="preserve"> in sign</w:t>
      </w:r>
      <w:r w:rsidR="006841A3">
        <w:rPr>
          <w:rFonts w:eastAsiaTheme="minorEastAsia"/>
        </w:rPr>
        <w:t>.</w:t>
      </w:r>
      <w:r w:rsidR="00C17433">
        <w:rPr>
          <w:rFonts w:eastAsiaTheme="minorEastAsia"/>
        </w:rPr>
        <w:t xml:space="preserve"> For the confound</w:t>
      </w:r>
      <w:r w:rsidR="00936F06">
        <w:rPr>
          <w:rFonts w:eastAsiaTheme="minorEastAsia"/>
        </w:rPr>
        <w:t>-</w:t>
      </w:r>
      <w:r w:rsidR="00E92DD4">
        <w:rPr>
          <w:rFonts w:eastAsiaTheme="minorEastAsia"/>
        </w:rPr>
        <w:t xml:space="preserve">related component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0</m:t>
            </m:r>
          </m:sub>
        </m:sSub>
      </m:oMath>
      <w:r w:rsidR="00C17433">
        <w:rPr>
          <w:rFonts w:eastAsiaTheme="minorEastAsia"/>
        </w:rPr>
        <w:t xml:space="preserve">, we </w:t>
      </w:r>
      <w:r w:rsidR="00E92DD4">
        <w:rPr>
          <w:rFonts w:eastAsiaTheme="minorEastAsia"/>
        </w:rPr>
        <w:t>use a prior variance of 128 (i.e., a flat prior).</w:t>
      </w:r>
    </w:p>
    <w:p w14:paraId="6B617BF1" w14:textId="24AECC04" w:rsidR="00AE6D5B" w:rsidRPr="00FB6A3A" w:rsidRDefault="0016725B" w:rsidP="00481F11">
      <w:r>
        <w:rPr>
          <w:rFonts w:eastAsiaTheme="minorEastAsia"/>
        </w:rPr>
        <w:pict w14:anchorId="67A67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18pt">
            <v:imagedata r:id="rId10" o:title="Figure1"/>
          </v:shape>
        </w:pict>
      </w:r>
    </w:p>
    <w:p w14:paraId="15DCC078" w14:textId="3C51AB8B" w:rsidR="00AE6D5B" w:rsidRPr="00FB6A3A" w:rsidRDefault="00AE6D5B" w:rsidP="00AE6D5B">
      <w:pPr>
        <w:pStyle w:val="Caption"/>
      </w:pPr>
      <w:r w:rsidRPr="00FB6A3A">
        <w:rPr>
          <w:b/>
        </w:rPr>
        <w:t xml:space="preserve">Figure </w:t>
      </w:r>
      <w:r w:rsidR="00F146D4">
        <w:rPr>
          <w:b/>
        </w:rPr>
        <w:fldChar w:fldCharType="begin"/>
      </w:r>
      <w:r w:rsidR="00F146D4">
        <w:rPr>
          <w:b/>
        </w:rPr>
        <w:instrText xml:space="preserve"> SEQ Figure \* ARABIC \s 1 </w:instrText>
      </w:r>
      <w:r w:rsidR="00F146D4">
        <w:rPr>
          <w:b/>
        </w:rPr>
        <w:fldChar w:fldCharType="separate"/>
      </w:r>
      <w:r w:rsidR="00B95F98">
        <w:rPr>
          <w:b/>
          <w:noProof/>
        </w:rPr>
        <w:t>1</w:t>
      </w:r>
      <w:r w:rsidR="00F146D4">
        <w:rPr>
          <w:b/>
        </w:rPr>
        <w:fldChar w:fldCharType="end"/>
      </w:r>
      <w:r w:rsidRPr="00FB6A3A">
        <w:rPr>
          <w:b/>
        </w:rPr>
        <w:t xml:space="preserve"> Priors on hyperparameters. </w:t>
      </w:r>
      <w:r w:rsidR="00E525C1" w:rsidRPr="00FB6A3A">
        <w:rPr>
          <w:b/>
        </w:rPr>
        <w:t>Left:</w:t>
      </w:r>
      <w:r w:rsidR="00E525C1" w:rsidRPr="00FB6A3A">
        <w:t xml:space="preserve"> Normal probability density function that serves as the prior on latent variable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E525C1" w:rsidRPr="00FB6A3A">
        <w:rPr>
          <w:rFonts w:eastAsiaTheme="minorEastAsia"/>
        </w:rPr>
        <w:t xml:space="preserve"> . This is estimated from the data. Within the model, it is transformed by taking the exponential</w:t>
      </w:r>
      <w:r w:rsidR="005B0DD8">
        <w:rPr>
          <w:rFonts w:eastAsiaTheme="minorEastAsia"/>
        </w:rPr>
        <w:t>, ensuring a value that is positive in sign</w:t>
      </w:r>
      <w:r w:rsidR="00E525C1" w:rsidRPr="00FB6A3A">
        <w:rPr>
          <w:rFonts w:eastAsiaTheme="minorEastAsia"/>
        </w:rPr>
        <w:t>. This is equivalent to setting a log-normal prior on the hyperparameter</w:t>
      </w:r>
      <w:r w:rsidR="004852F4" w:rsidRPr="00FB6A3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oMath>
      <w:r w:rsidR="00E525C1" w:rsidRPr="00FB6A3A">
        <w:rPr>
          <w:rFonts w:eastAsiaTheme="minorEastAsia"/>
        </w:rPr>
        <w:t xml:space="preserve"> (right panel).</w:t>
      </w:r>
    </w:p>
    <w:p w14:paraId="55EFC1E6" w14:textId="58A2BAAD" w:rsidR="00705C81" w:rsidRPr="00FB6A3A" w:rsidRDefault="00614D35" w:rsidP="00A01012">
      <w:pPr>
        <w:rPr>
          <w:rFonts w:eastAsiaTheme="minorEastAsia"/>
        </w:rPr>
      </w:pPr>
      <w:r>
        <w:rPr>
          <w:rFonts w:eastAsiaTheme="minorEastAsia"/>
        </w:rPr>
        <w:t xml:space="preserve">With </w:t>
      </w:r>
      <w:proofErr w:type="spellStart"/>
      <w:r>
        <w:rPr>
          <w:rFonts w:eastAsiaTheme="minorEastAsia"/>
        </w:rPr>
        <w:t>vRSA</w:t>
      </w:r>
      <w:proofErr w:type="spellEnd"/>
      <w:r>
        <w:rPr>
          <w:rFonts w:eastAsiaTheme="minorEastAsia"/>
        </w:rPr>
        <w:t>, t</w:t>
      </w:r>
      <w:r w:rsidR="00CA7335">
        <w:rPr>
          <w:rFonts w:eastAsiaTheme="minorEastAsia"/>
        </w:rPr>
        <w:t>he</w:t>
      </w:r>
      <w:r w:rsidR="00AA6B3B" w:rsidRPr="00FB6A3A">
        <w:rPr>
          <w:rFonts w:eastAsiaTheme="minorEastAsia"/>
        </w:rPr>
        <w:t xml:space="preserve"> parameters </w:t>
      </w:r>
      <m:oMath>
        <m:r>
          <m:rPr>
            <m:sty m:val="bi"/>
          </m:rPr>
          <w:rPr>
            <w:rFonts w:ascii="Cambria Math" w:eastAsiaTheme="minorEastAsia" w:hAnsi="Cambria Math"/>
          </w:rPr>
          <m:t>λ</m:t>
        </m:r>
      </m:oMath>
      <w:r w:rsidR="00CC656C">
        <w:rPr>
          <w:rFonts w:eastAsiaTheme="minorEastAsia"/>
        </w:rPr>
        <w:t xml:space="preserve">  </w:t>
      </w:r>
      <w:r w:rsidR="00CA7335">
        <w:rPr>
          <w:rFonts w:eastAsiaTheme="minorEastAsia"/>
        </w:rPr>
        <w:t xml:space="preserve">are estimated </w:t>
      </w:r>
      <w:r w:rsidR="00AA6B3B" w:rsidRPr="00FB6A3A">
        <w:rPr>
          <w:rFonts w:eastAsiaTheme="minorEastAsia"/>
        </w:rPr>
        <w:t xml:space="preserve">using the </w:t>
      </w:r>
      <w:proofErr w:type="spellStart"/>
      <w:r w:rsidR="00AA6B3B" w:rsidRPr="00FB6A3A">
        <w:rPr>
          <w:rFonts w:eastAsiaTheme="minorEastAsia"/>
        </w:rPr>
        <w:t>spm_reml</w:t>
      </w:r>
      <w:r w:rsidR="007B06EE">
        <w:rPr>
          <w:rFonts w:eastAsiaTheme="minorEastAsia"/>
        </w:rPr>
        <w:t>_sc</w:t>
      </w:r>
      <w:proofErr w:type="spellEnd"/>
      <w:r w:rsidR="00AA6B3B" w:rsidRPr="00FB6A3A">
        <w:rPr>
          <w:rFonts w:eastAsiaTheme="minorEastAsia"/>
        </w:rPr>
        <w:t xml:space="preserve"> </w:t>
      </w:r>
      <w:r w:rsidR="007B06EE">
        <w:rPr>
          <w:rFonts w:eastAsiaTheme="minorEastAsia"/>
        </w:rPr>
        <w:t xml:space="preserve">function </w:t>
      </w:r>
      <w:r w:rsidR="00AA6B3B" w:rsidRPr="00FB6A3A">
        <w:rPr>
          <w:rFonts w:eastAsiaTheme="minorEastAsia"/>
        </w:rPr>
        <w:t xml:space="preserve">in SPM. This takes as input </w:t>
      </w:r>
      <w:r w:rsidR="00EF79EE" w:rsidRPr="00FB6A3A">
        <w:rPr>
          <w:rFonts w:eastAsiaTheme="minorEastAsia"/>
        </w:rPr>
        <w:t>the covariance</w:t>
      </w:r>
      <w:r w:rsidR="00AA6B3B" w:rsidRPr="00FB6A3A">
        <w:rPr>
          <w:rFonts w:eastAsiaTheme="minorEastAsia"/>
        </w:rPr>
        <w:t xml:space="preserve"> matrix </w:t>
      </w:r>
      <w:r w:rsidR="00582C9E" w:rsidRPr="00FB6A3A">
        <w:rPr>
          <w:rFonts w:eastAsiaTheme="minorEastAsia"/>
        </w:rPr>
        <w:t>to be explained</w:t>
      </w:r>
      <w:r w:rsidR="00AA6B3B" w:rsidRPr="00FB6A3A">
        <w:rPr>
          <w:rFonts w:eastAsiaTheme="minorEastAsia"/>
        </w:rPr>
        <w:t xml:space="preserve">,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AA6B3B" w:rsidRPr="00FB6A3A">
        <w:rPr>
          <w:rFonts w:eastAsiaTheme="minorEastAsia"/>
        </w:rPr>
        <w:t xml:space="preserve">, the confounds </w:t>
      </w:r>
      <m:oMath>
        <m:r>
          <m:rPr>
            <m:sty m:val="bi"/>
          </m:rPr>
          <w:rPr>
            <w:rFonts w:ascii="Cambria Math" w:eastAsiaTheme="minorEastAsia" w:hAnsi="Cambria Math"/>
          </w:rPr>
          <m:t>X</m:t>
        </m:r>
      </m:oMath>
      <w:r w:rsidR="00AA6B3B" w:rsidRPr="00FB6A3A">
        <w:rPr>
          <w:rFonts w:eastAsiaTheme="minorEastAsia"/>
        </w:rPr>
        <w:t xml:space="preserve">, the covariance components </w:t>
      </w:r>
      <m:oMath>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1…n</m:t>
            </m:r>
          </m:sub>
        </m:sSub>
      </m:oMath>
      <w:r w:rsidR="00892506" w:rsidRPr="00FB6A3A">
        <w:rPr>
          <w:rFonts w:eastAsiaTheme="minorEastAsia"/>
          <w:b/>
        </w:rPr>
        <w:t xml:space="preserve"> </w:t>
      </w:r>
      <w:r w:rsidR="00892506" w:rsidRPr="00FB6A3A">
        <w:rPr>
          <w:rFonts w:eastAsiaTheme="minorEastAsia"/>
        </w:rPr>
        <w:t>,</w:t>
      </w:r>
      <w:r w:rsidR="00AA6B3B" w:rsidRPr="00FB6A3A">
        <w:rPr>
          <w:rFonts w:eastAsiaTheme="minorEastAsia"/>
          <w:b/>
        </w:rPr>
        <w:t xml:space="preserve"> </w:t>
      </w:r>
      <w:r w:rsidR="00AA6B3B" w:rsidRPr="00FB6A3A">
        <w:rPr>
          <w:rFonts w:eastAsiaTheme="minorEastAsia"/>
        </w:rPr>
        <w:t xml:space="preserve">the spatial degrees of freedom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oMath>
      <w:r w:rsidR="00AA6B3B" w:rsidRPr="00FB6A3A">
        <w:rPr>
          <w:rFonts w:eastAsiaTheme="minorEastAsia"/>
        </w:rPr>
        <w:t xml:space="preserve"> and the definition of the prior density </w:t>
      </w:r>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e>
        </m:d>
        <m:r>
          <w:rPr>
            <w:rFonts w:ascii="Cambria Math" w:eastAsiaTheme="minorEastAsia" w:hAnsi="Cambria Math"/>
          </w:rPr>
          <m:t>.</m:t>
        </m:r>
      </m:oMath>
      <w:r w:rsidR="00AA6B3B" w:rsidRPr="00FB6A3A">
        <w:rPr>
          <w:rFonts w:eastAsiaTheme="minorEastAsia"/>
        </w:rPr>
        <w:t xml:space="preserve"> It returns a posterior probability density over the hyperparameters, </w:t>
      </w:r>
      <m:oMath>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λ</m:t>
            </m:r>
            <m:r>
              <w:rPr>
                <w:rFonts w:ascii="Cambria Math" w:eastAsiaTheme="minorEastAsia" w:hAnsi="Cambria Math"/>
              </w:rPr>
              <m:t>|</m:t>
            </m:r>
            <m:r>
              <m:rPr>
                <m:sty m:val="bi"/>
              </m:rPr>
              <w:rPr>
                <w:rFonts w:ascii="Cambria Math" w:eastAsiaTheme="minorEastAsia" w:hAnsi="Cambria Math"/>
              </w:rPr>
              <m:t>Y</m:t>
            </m:r>
          </m:e>
        </m:d>
      </m:oMath>
      <w:r w:rsidR="00AA6B3B" w:rsidRPr="00FB6A3A">
        <w:rPr>
          <w:rFonts w:eastAsiaTheme="minorEastAsia"/>
        </w:rPr>
        <w:t xml:space="preserve">, and an approximation of the </w:t>
      </w:r>
      <w:r w:rsidR="00AA6B3B" w:rsidRPr="008053D3">
        <w:rPr>
          <w:rFonts w:eastAsiaTheme="minorEastAsia"/>
        </w:rPr>
        <w:t>log evidence</w:t>
      </w:r>
      <w:r w:rsidR="00AA6B3B" w:rsidRPr="00FB6A3A">
        <w:rPr>
          <w:rFonts w:eastAsiaTheme="minorEastAsia"/>
        </w:rPr>
        <w:t xml:space="preserve"> which scores the quality of the model. The approximation is called the free energy, </w:t>
      </w:r>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d>
              <m:dPr>
                <m:ctrlPr>
                  <w:rPr>
                    <w:rFonts w:ascii="Cambria Math" w:eastAsiaTheme="minorEastAsia" w:hAnsi="Cambria Math"/>
                    <w:i/>
                  </w:rPr>
                </m:ctrlPr>
              </m:dPr>
              <m:e>
                <m:r>
                  <m:rPr>
                    <m:sty m:val="bi"/>
                  </m:rPr>
                  <w:rPr>
                    <w:rFonts w:ascii="Cambria Math" w:eastAsiaTheme="minorEastAsia" w:hAnsi="Cambria Math"/>
                  </w:rPr>
                  <m:t>Y</m:t>
                </m:r>
                <m:r>
                  <w:rPr>
                    <w:rFonts w:ascii="Cambria Math" w:eastAsiaTheme="minorEastAsia" w:hAnsi="Cambria Math"/>
                  </w:rPr>
                  <m:t>|m</m:t>
                </m:r>
              </m:e>
            </m:d>
          </m:e>
        </m:func>
      </m:oMath>
      <w:r w:rsidR="00AA6B3B" w:rsidRPr="00FB6A3A">
        <w:rPr>
          <w:rFonts w:eastAsiaTheme="minorEastAsia"/>
        </w:rPr>
        <w:t>.</w:t>
      </w:r>
      <w:r w:rsidR="007B06EE">
        <w:rPr>
          <w:rFonts w:eastAsiaTheme="minorEastAsia"/>
        </w:rPr>
        <w:t xml:space="preserve"> The free energy, also called the evidence lower bound (ELBO) in machine learning, has the useful property that it can be decomposed into the accuracy minus the complexity of the model. Thus, when comparing models, the model with the most positive free energy will offer the best trade-off between being accurate </w:t>
      </w:r>
      <w:r w:rsidR="00B93191">
        <w:rPr>
          <w:rFonts w:eastAsiaTheme="minorEastAsia"/>
        </w:rPr>
        <w:t>while</w:t>
      </w:r>
      <w:r w:rsidR="007B06EE">
        <w:rPr>
          <w:rFonts w:eastAsiaTheme="minorEastAsia"/>
        </w:rPr>
        <w:t xml:space="preserve"> using as few (effective) parameters as possible.</w:t>
      </w:r>
    </w:p>
    <w:p w14:paraId="34EB5351" w14:textId="034ADADC" w:rsidR="00700B79" w:rsidRPr="00FB6A3A" w:rsidRDefault="006920BE" w:rsidP="00305632">
      <w:pPr>
        <w:pStyle w:val="Heading2"/>
        <w:rPr>
          <w:rFonts w:eastAsiaTheme="minorEastAsia"/>
        </w:rPr>
      </w:pPr>
      <w:r>
        <w:rPr>
          <w:rFonts w:eastAsiaTheme="minorEastAsia"/>
        </w:rPr>
        <w:lastRenderedPageBreak/>
        <w:t>M</w:t>
      </w:r>
      <w:r w:rsidR="00305632" w:rsidRPr="00FB6A3A">
        <w:rPr>
          <w:rFonts w:eastAsiaTheme="minorEastAsia"/>
        </w:rPr>
        <w:t>ethods</w:t>
      </w:r>
    </w:p>
    <w:p w14:paraId="42E80FE2" w14:textId="77777777" w:rsidR="00305632" w:rsidRPr="00FB6A3A" w:rsidRDefault="00305632" w:rsidP="00305632">
      <w:pPr>
        <w:pStyle w:val="Heading3"/>
      </w:pPr>
      <w:r w:rsidRPr="00FB6A3A">
        <w:t>Data and design</w:t>
      </w:r>
    </w:p>
    <w:p w14:paraId="5BB6398D" w14:textId="58D86140" w:rsidR="00AE412A" w:rsidRPr="00FB6A3A" w:rsidRDefault="00305632" w:rsidP="00305632">
      <w:r w:rsidRPr="00FB6A3A">
        <w:t xml:space="preserve">To illustrate the approach we used openly available EEG data from </w:t>
      </w:r>
      <w:r w:rsidRPr="00FB6A3A">
        <w:fldChar w:fldCharType="begin"/>
      </w:r>
      <w:r w:rsidRPr="00FB6A3A">
        <w:instrText xml:space="preserve"> ADDIN EN.CITE &lt;EndNote&gt;&lt;Cite&gt;&lt;Author&gt;Kaneshiro&lt;/Author&gt;&lt;Year&gt;2015&lt;/Year&gt;&lt;RecNum&gt;2818&lt;/RecNum&gt;&lt;DisplayText&gt;(Kaneshiro et al., 2015)&lt;/DisplayText&gt;&lt;record&gt;&lt;rec-number&gt;2818&lt;/rec-number&gt;&lt;foreign-keys&gt;&lt;key app="EN" db-id="dv2fw5ea2s9pwhe05rcxt5d60a5efpz0t5pz" timestamp="1656592070"&gt;2818&lt;/key&gt;&lt;/foreign-keys&gt;&lt;ref-type name="Journal Article"&gt;17&lt;/ref-type&gt;&lt;contributors&gt;&lt;authors&gt;&lt;author&gt;Kaneshiro, Blair&lt;/author&gt;&lt;author&gt;Perreau Guimaraes, Marcos&lt;/author&gt;&lt;author&gt;Kim, Hyung-Suk&lt;/author&gt;&lt;author&gt;Norcia, Anthony M&lt;/author&gt;&lt;author&gt;Suppes, Patrick&lt;/author&gt;&lt;/authors&gt;&lt;/contributors&gt;&lt;titles&gt;&lt;title&gt;A representational similarity analysis of the dynamics of object processing using single-trial EEG classification&lt;/title&gt;&lt;secondary-title&gt;Plos one&lt;/secondary-title&gt;&lt;/titles&gt;&lt;periodical&gt;&lt;full-title&gt;PLoS One&lt;/full-title&gt;&lt;abbr-1&gt;PloS one&lt;/abbr-1&gt;&lt;/periodical&gt;&lt;pages&gt;e0135697&lt;/pages&gt;&lt;volume&gt;10&lt;/volume&gt;&lt;number&gt;8&lt;/number&gt;&lt;dates&gt;&lt;year&gt;2015&lt;/year&gt;&lt;/dates&gt;&lt;isbn&gt;1932-6203&lt;/isbn&gt;&lt;urls&gt;&lt;/urls&gt;&lt;/record&gt;&lt;/Cite&gt;&lt;/EndNote&gt;</w:instrText>
      </w:r>
      <w:r w:rsidRPr="00FB6A3A">
        <w:fldChar w:fldCharType="separate"/>
      </w:r>
      <w:r w:rsidRPr="00FB6A3A">
        <w:rPr>
          <w:noProof/>
        </w:rPr>
        <w:t>(Kaneshiro et al., 2015)</w:t>
      </w:r>
      <w:r w:rsidRPr="00FB6A3A">
        <w:fldChar w:fldCharType="end"/>
      </w:r>
      <w:r w:rsidR="00AE412A" w:rsidRPr="00FB6A3A">
        <w:t xml:space="preserve">, downloaded from </w:t>
      </w:r>
      <w:hyperlink r:id="rId11" w:history="1">
        <w:r w:rsidR="00AE412A" w:rsidRPr="00FB6A3A">
          <w:rPr>
            <w:rStyle w:val="Hyperlink"/>
          </w:rPr>
          <w:t>http://purl.stanford.edu/bq914sc3730</w:t>
        </w:r>
      </w:hyperlink>
      <w:r w:rsidR="00AE412A" w:rsidRPr="00FB6A3A">
        <w:t>.</w:t>
      </w:r>
      <w:r w:rsidRPr="00FB6A3A">
        <w:t xml:space="preserve"> </w:t>
      </w:r>
      <w:r w:rsidR="00E71D01" w:rsidRPr="00FB6A3A">
        <w:t>Ten s</w:t>
      </w:r>
      <w:r w:rsidRPr="00FB6A3A">
        <w:t>ubjects viewed 72 images</w:t>
      </w:r>
      <w:r w:rsidR="00CC1CF9" w:rsidRPr="00FB6A3A">
        <w:t>, 72 times per image overall</w:t>
      </w:r>
      <w:r w:rsidR="00A84EBC" w:rsidRPr="00FB6A3A">
        <w:t xml:space="preserve"> (Figure </w:t>
      </w:r>
      <w:r w:rsidR="004852F4" w:rsidRPr="00FB6A3A">
        <w:t>2</w:t>
      </w:r>
      <w:r w:rsidR="00A84EBC" w:rsidRPr="00FB6A3A">
        <w:t>)</w:t>
      </w:r>
      <w:r w:rsidR="00CC1CF9" w:rsidRPr="00FB6A3A">
        <w:t xml:space="preserve">. </w:t>
      </w:r>
      <w:r w:rsidR="002A3C5A" w:rsidRPr="00FB6A3A">
        <w:t xml:space="preserve">The content of </w:t>
      </w:r>
      <w:r w:rsidR="00057580" w:rsidRPr="00FB6A3A">
        <w:t>each</w:t>
      </w:r>
      <w:r w:rsidRPr="00FB6A3A">
        <w:t xml:space="preserve"> image</w:t>
      </w:r>
      <w:r w:rsidR="00057580" w:rsidRPr="00FB6A3A">
        <w:t xml:space="preserve"> was</w:t>
      </w:r>
      <w:r w:rsidRPr="00FB6A3A">
        <w:t xml:space="preserve"> either animate or inanimate. Within the animate images, there was a 2x2 factorial design: body part (face or body) and species (human or animal). Within the inanimate objects there was a single experimental factor: </w:t>
      </w:r>
      <w:r w:rsidR="00F549C6" w:rsidRPr="00FB6A3A">
        <w:t>they</w:t>
      </w:r>
      <w:r w:rsidRPr="00FB6A3A">
        <w:t xml:space="preserve"> were either natural or man-made.</w:t>
      </w:r>
      <w:r w:rsidR="00AE412A" w:rsidRPr="00FB6A3A">
        <w:t xml:space="preserve"> </w:t>
      </w:r>
      <w:r w:rsidR="00CC1CF9" w:rsidRPr="00FB6A3A">
        <w:t xml:space="preserve">Each image was displayed for 500ms, followed by a 750ms blank </w:t>
      </w:r>
      <w:r w:rsidR="006967AF" w:rsidRPr="00FB6A3A">
        <w:t>grey</w:t>
      </w:r>
      <w:r w:rsidR="00CC1CF9" w:rsidRPr="00FB6A3A">
        <w:t xml:space="preserve"> screen</w:t>
      </w:r>
      <w:r w:rsidR="00BA6323" w:rsidRPr="00FB6A3A">
        <w:t>. Subjects were instructed to fixate throughout, while d</w:t>
      </w:r>
      <w:r w:rsidR="00CB5E2F" w:rsidRPr="00FB6A3A">
        <w:t>ata were collected using a 128-channel EEG system</w:t>
      </w:r>
      <w:r w:rsidR="00BA6323" w:rsidRPr="00FB6A3A">
        <w:t>.</w:t>
      </w:r>
      <w:r w:rsidR="00AE412A" w:rsidRPr="00FB6A3A">
        <w:t xml:space="preserve"> </w:t>
      </w:r>
    </w:p>
    <w:p w14:paraId="78CAB800" w14:textId="77777777" w:rsidR="00042FE5" w:rsidRPr="00FB6A3A" w:rsidRDefault="00042FE5" w:rsidP="00042FE5">
      <w:pPr>
        <w:keepNext/>
        <w:jc w:val="center"/>
      </w:pPr>
      <w:r w:rsidRPr="00FB6A3A">
        <w:rPr>
          <w:noProof/>
          <w:lang w:val="en-US"/>
        </w:rPr>
        <w:drawing>
          <wp:inline distT="0" distB="0" distL="0" distR="0" wp14:anchorId="1C70D6D3" wp14:editId="2FEE0FC1">
            <wp:extent cx="3078486" cy="4376937"/>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neshiro_stimuli.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8486" cy="4376937"/>
                    </a:xfrm>
                    <a:prstGeom prst="rect">
                      <a:avLst/>
                    </a:prstGeom>
                  </pic:spPr>
                </pic:pic>
              </a:graphicData>
            </a:graphic>
          </wp:inline>
        </w:drawing>
      </w:r>
    </w:p>
    <w:p w14:paraId="1401D9C7" w14:textId="58EEB64A" w:rsidR="00042FE5" w:rsidRPr="00FB6A3A" w:rsidRDefault="00042FE5" w:rsidP="00A84EBC">
      <w:pPr>
        <w:pStyle w:val="Caption"/>
      </w:pPr>
      <w:r w:rsidRPr="00FB6A3A">
        <w:rPr>
          <w:b/>
        </w:rPr>
        <w:t xml:space="preserve">Figure </w:t>
      </w:r>
      <w:r w:rsidR="00F146D4">
        <w:rPr>
          <w:b/>
        </w:rPr>
        <w:fldChar w:fldCharType="begin"/>
      </w:r>
      <w:r w:rsidR="00F146D4">
        <w:rPr>
          <w:b/>
        </w:rPr>
        <w:instrText xml:space="preserve"> SEQ Figure \* ARABIC \s 1 </w:instrText>
      </w:r>
      <w:r w:rsidR="00F146D4">
        <w:rPr>
          <w:b/>
        </w:rPr>
        <w:fldChar w:fldCharType="separate"/>
      </w:r>
      <w:r w:rsidR="00B95F98">
        <w:rPr>
          <w:b/>
          <w:noProof/>
        </w:rPr>
        <w:t>2</w:t>
      </w:r>
      <w:r w:rsidR="00F146D4">
        <w:rPr>
          <w:b/>
        </w:rPr>
        <w:fldChar w:fldCharType="end"/>
      </w:r>
      <w:r w:rsidRPr="00FB6A3A">
        <w:rPr>
          <w:b/>
        </w:rPr>
        <w:t xml:space="preserve"> Stimuli used in the experiment</w:t>
      </w:r>
      <w:r w:rsidRPr="00FB6A3A">
        <w:t xml:space="preserve">. </w:t>
      </w:r>
      <w:r w:rsidR="00222358" w:rsidRPr="00FB6A3A">
        <w:t xml:space="preserve">Each </w:t>
      </w:r>
      <w:r w:rsidRPr="00FB6A3A">
        <w:t xml:space="preserve">stimulus </w:t>
      </w:r>
      <w:r w:rsidR="00FF269B">
        <w:t>had been</w:t>
      </w:r>
      <w:r w:rsidRPr="00FB6A3A">
        <w:t xml:space="preserve"> displayed to the participant 72 times</w:t>
      </w:r>
      <w:r w:rsidR="00222358" w:rsidRPr="00FB6A3A">
        <w:t xml:space="preserve"> and we averaged the EEG timeseries over </w:t>
      </w:r>
      <w:r w:rsidR="003B628B" w:rsidRPr="00FB6A3A">
        <w:t>repetitions</w:t>
      </w:r>
      <w:r w:rsidR="00CE5B18">
        <w:t xml:space="preserve"> of each stimulus</w:t>
      </w:r>
      <w:r w:rsidR="00222358" w:rsidRPr="00FB6A3A">
        <w:t>.</w:t>
      </w:r>
      <w:r w:rsidR="00A84EBC" w:rsidRPr="00FB6A3A">
        <w:t xml:space="preserve"> © 2015 Kaneshiro et al., distributed under the terms of the Creative Commons Attribution License (</w:t>
      </w:r>
      <w:hyperlink r:id="rId13" w:history="1">
        <w:r w:rsidR="00A84EBC" w:rsidRPr="00FB6A3A">
          <w:rPr>
            <w:rStyle w:val="Hyperlink"/>
          </w:rPr>
          <w:t>https://creativecommons.org/licenses/by/4.0/</w:t>
        </w:r>
      </w:hyperlink>
      <w:r w:rsidR="00A84EBC" w:rsidRPr="00FB6A3A">
        <w:t>)</w:t>
      </w:r>
    </w:p>
    <w:p w14:paraId="260C71D9" w14:textId="77777777" w:rsidR="00B24E7E" w:rsidRPr="00FB6A3A" w:rsidRDefault="00B24E7E" w:rsidP="005000BE">
      <w:pPr>
        <w:pStyle w:val="Heading3"/>
      </w:pPr>
      <w:r w:rsidRPr="00FB6A3A">
        <w:t>Pre-processing</w:t>
      </w:r>
    </w:p>
    <w:p w14:paraId="46786168" w14:textId="5DF6BE53" w:rsidR="00CB5E2F" w:rsidRPr="00FB6A3A" w:rsidRDefault="00B24E7E" w:rsidP="00305632">
      <w:r w:rsidRPr="00FB6A3A">
        <w:t xml:space="preserve">The </w:t>
      </w:r>
      <w:r w:rsidR="008426DE">
        <w:t xml:space="preserve">provided </w:t>
      </w:r>
      <w:r w:rsidRPr="00FB6A3A">
        <w:t xml:space="preserve">EEG data had been </w:t>
      </w:r>
      <w:r w:rsidR="00AE412A" w:rsidRPr="00FB6A3A">
        <w:t xml:space="preserve">filtered, </w:t>
      </w:r>
      <w:proofErr w:type="spellStart"/>
      <w:r w:rsidR="00AE412A" w:rsidRPr="00FB6A3A">
        <w:t>downsampled</w:t>
      </w:r>
      <w:proofErr w:type="spellEnd"/>
      <w:r w:rsidR="00AE412A" w:rsidRPr="00FB6A3A">
        <w:t xml:space="preserve"> to 62.5Hz, and </w:t>
      </w:r>
      <w:proofErr w:type="spellStart"/>
      <w:r w:rsidR="00AE412A" w:rsidRPr="00FB6A3A">
        <w:t>epoched</w:t>
      </w:r>
      <w:proofErr w:type="spellEnd"/>
      <w:r w:rsidR="00AE412A" w:rsidRPr="00FB6A3A">
        <w:t xml:space="preserve"> into trials </w:t>
      </w:r>
      <w:r w:rsidR="00C47BAC">
        <w:t>consisting of</w:t>
      </w:r>
      <w:r w:rsidR="00AE412A" w:rsidRPr="00FB6A3A">
        <w:t xml:space="preserve"> 32 </w:t>
      </w:r>
      <w:r w:rsidR="008426DE">
        <w:t>measurements</w:t>
      </w:r>
      <w:r w:rsidR="00AE412A" w:rsidRPr="00FB6A3A">
        <w:t xml:space="preserve"> (496ms</w:t>
      </w:r>
      <w:r w:rsidR="008426DE">
        <w:t xml:space="preserve"> </w:t>
      </w:r>
      <w:r w:rsidR="00AE412A" w:rsidRPr="00FB6A3A">
        <w:t>post-stimulus</w:t>
      </w:r>
      <w:r w:rsidR="008426DE">
        <w:t>)</w:t>
      </w:r>
      <w:r w:rsidR="00AE412A" w:rsidRPr="00FB6A3A">
        <w:t xml:space="preserve"> time-locked to the stimulus onset.</w:t>
      </w:r>
      <w:r w:rsidR="00E71D01" w:rsidRPr="00FB6A3A">
        <w:t xml:space="preserve"> For full details of the </w:t>
      </w:r>
      <w:r w:rsidR="00E71D01" w:rsidRPr="00FB6A3A">
        <w:lastRenderedPageBreak/>
        <w:t xml:space="preserve">pre-processing, please see </w:t>
      </w:r>
      <w:r w:rsidR="00E71D01" w:rsidRPr="00FB6A3A">
        <w:fldChar w:fldCharType="begin"/>
      </w:r>
      <w:r w:rsidR="00DF36F7">
        <w:instrText xml:space="preserve"> ADDIN EN.CITE &lt;EndNote&gt;&lt;Cite AuthorYear="1"&gt;&lt;Author&gt;Kaneshiro&lt;/Author&gt;&lt;Year&gt;2015&lt;/Year&gt;&lt;RecNum&gt;2818&lt;/RecNum&gt;&lt;DisplayText&gt;Kaneshiro et al. (2015)&lt;/DisplayText&gt;&lt;record&gt;&lt;rec-number&gt;2818&lt;/rec-number&gt;&lt;foreign-keys&gt;&lt;key app="EN" db-id="dv2fw5ea2s9pwhe05rcxt5d60a5efpz0t5pz" timestamp="1656592070"&gt;2818&lt;/key&gt;&lt;/foreign-keys&gt;&lt;ref-type name="Journal Article"&gt;17&lt;/ref-type&gt;&lt;contributors&gt;&lt;authors&gt;&lt;author&gt;Kaneshiro, Blair&lt;/author&gt;&lt;author&gt;Perreau Guimaraes, Marcos&lt;/author&gt;&lt;author&gt;Kim, Hyung-Suk&lt;/author&gt;&lt;author&gt;Norcia, Anthony M&lt;/author&gt;&lt;author&gt;Suppes, Patrick&lt;/author&gt;&lt;/authors&gt;&lt;/contributors&gt;&lt;titles&gt;&lt;title&gt;A representational similarity analysis of the dynamics of object processing using single-trial EEG classification&lt;/title&gt;&lt;secondary-title&gt;Plos one&lt;/secondary-title&gt;&lt;/titles&gt;&lt;periodical&gt;&lt;full-title&gt;PLoS One&lt;/full-title&gt;&lt;abbr-1&gt;PloS one&lt;/abbr-1&gt;&lt;/periodical&gt;&lt;pages&gt;e0135697&lt;/pages&gt;&lt;volume&gt;10&lt;/volume&gt;&lt;number&gt;8&lt;/number&gt;&lt;dates&gt;&lt;year&gt;2015&lt;/year&gt;&lt;/dates&gt;&lt;isbn&gt;1932-6203&lt;/isbn&gt;&lt;urls&gt;&lt;/urls&gt;&lt;/record&gt;&lt;/Cite&gt;&lt;/EndNote&gt;</w:instrText>
      </w:r>
      <w:r w:rsidR="00E71D01" w:rsidRPr="00FB6A3A">
        <w:fldChar w:fldCharType="separate"/>
      </w:r>
      <w:r w:rsidR="00DF36F7">
        <w:rPr>
          <w:noProof/>
        </w:rPr>
        <w:t>Kaneshiro et al. (2015)</w:t>
      </w:r>
      <w:r w:rsidR="00E71D01" w:rsidRPr="00FB6A3A">
        <w:fldChar w:fldCharType="end"/>
      </w:r>
      <w:r w:rsidR="00E71D01" w:rsidRPr="00FB6A3A">
        <w:t>.</w:t>
      </w:r>
      <w:r w:rsidR="006759D3" w:rsidRPr="00FB6A3A">
        <w:t xml:space="preserve"> We performed </w:t>
      </w:r>
      <w:r w:rsidR="0021734E">
        <w:t xml:space="preserve">two </w:t>
      </w:r>
      <w:r w:rsidR="006759D3" w:rsidRPr="00FB6A3A">
        <w:t xml:space="preserve">additional pre-processing steps using SPM. </w:t>
      </w:r>
      <w:r w:rsidR="00B24934">
        <w:t>W</w:t>
      </w:r>
      <w:r w:rsidR="006759D3" w:rsidRPr="00FB6A3A">
        <w:t xml:space="preserve">e averaged the timeseries over </w:t>
      </w:r>
      <w:r w:rsidR="002B7147">
        <w:t xml:space="preserve">repeated presentations of each </w:t>
      </w:r>
      <w:r w:rsidR="002E0FBF">
        <w:t>stimulus image</w:t>
      </w:r>
      <w:r w:rsidR="003673C7">
        <w:t>,</w:t>
      </w:r>
      <w:r w:rsidR="00862014">
        <w:t xml:space="preserve"> then</w:t>
      </w:r>
      <w:r w:rsidR="00C449B0">
        <w:t xml:space="preserve"> </w:t>
      </w:r>
      <w:r w:rsidR="006759D3" w:rsidRPr="00FB6A3A">
        <w:t>reduced the dimensionality of the data from</w:t>
      </w:r>
      <w:r w:rsidR="00102E8B">
        <w:t xml:space="preserve"> the original</w:t>
      </w:r>
      <w:r w:rsidR="006759D3" w:rsidRPr="00FB6A3A">
        <w:t xml:space="preserve"> 124 channels to 7 </w:t>
      </w:r>
      <w:r w:rsidR="00102E8B">
        <w:t>channels (modes)</w:t>
      </w:r>
      <w:r w:rsidR="00102E8B" w:rsidRPr="00FB6A3A">
        <w:t xml:space="preserve"> </w:t>
      </w:r>
      <w:r w:rsidR="005D16F7" w:rsidRPr="00FB6A3A">
        <w:t xml:space="preserve">using </w:t>
      </w:r>
      <w:r w:rsidR="0021734E" w:rsidRPr="0021734E">
        <w:t>principal component analysis</w:t>
      </w:r>
      <w:r w:rsidR="0021734E">
        <w:t xml:space="preserve"> (PCA)</w:t>
      </w:r>
      <w:r w:rsidR="005D16F7" w:rsidRPr="00FB6A3A">
        <w:t>.</w:t>
      </w:r>
    </w:p>
    <w:p w14:paraId="133DA8E0" w14:textId="2A0544EA" w:rsidR="005D16F7" w:rsidRPr="00FB6A3A" w:rsidRDefault="008F1D6E" w:rsidP="005000BE">
      <w:pPr>
        <w:pStyle w:val="Heading3"/>
      </w:pPr>
      <w:r>
        <w:t>Design matrix specification</w:t>
      </w:r>
    </w:p>
    <w:p w14:paraId="3F8467E6" w14:textId="3368D65F" w:rsidR="000454DA" w:rsidRPr="00FB6A3A" w:rsidRDefault="008A4B8E" w:rsidP="005000BE">
      <w:r w:rsidRPr="00FB6A3A">
        <w:t xml:space="preserve">There were </w:t>
      </w:r>
      <m:oMath>
        <m:r>
          <w:rPr>
            <w:rFonts w:ascii="Cambria Math" w:hAnsi="Cambria Math"/>
          </w:rPr>
          <m:t>M=2304</m:t>
        </m:r>
      </m:oMath>
      <w:r w:rsidRPr="00FB6A3A">
        <w:rPr>
          <w:rFonts w:eastAsiaTheme="minorEastAsia"/>
        </w:rPr>
        <w:t xml:space="preserve"> observations and </w:t>
      </w:r>
      <m:oMath>
        <m:r>
          <w:rPr>
            <w:rFonts w:ascii="Cambria Math" w:eastAsiaTheme="minorEastAsia" w:hAnsi="Cambria Math"/>
          </w:rPr>
          <m:t>P=7</m:t>
        </m:r>
      </m:oMath>
      <w:r w:rsidRPr="00FB6A3A">
        <w:rPr>
          <w:rFonts w:eastAsiaTheme="minorEastAsia"/>
        </w:rPr>
        <w:t xml:space="preserve"> channels in total per subject.</w:t>
      </w:r>
      <w:r w:rsidRPr="00FB6A3A">
        <w:t xml:space="preserve"> </w:t>
      </w:r>
      <w:r w:rsidR="007C0130" w:rsidRPr="00FB6A3A">
        <w:t>The</w:t>
      </w:r>
      <w:r w:rsidR="00703BCE" w:rsidRPr="00FB6A3A">
        <w:t xml:space="preserve"> rows of the EEG</w:t>
      </w:r>
      <w:r w:rsidR="007C0130" w:rsidRPr="00FB6A3A">
        <w:t xml:space="preserve"> data </w:t>
      </w:r>
      <m:oMath>
        <m:r>
          <m:rPr>
            <m:sty m:val="bi"/>
          </m:rPr>
          <w:rPr>
            <w:rFonts w:ascii="Cambria Math" w:hAnsi="Cambria Math"/>
          </w:rPr>
          <m:t>Y</m:t>
        </m:r>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007C0130" w:rsidRPr="00FB6A3A">
        <w:t xml:space="preserve"> </w:t>
      </w:r>
      <w:r w:rsidR="00703BCE" w:rsidRPr="00FB6A3A">
        <w:t>were arranged according to</w:t>
      </w:r>
      <w:r w:rsidR="007B67D9">
        <w:t xml:space="preserve"> EEG</w:t>
      </w:r>
      <w:r w:rsidR="00703BCE" w:rsidRPr="00FB6A3A">
        <w:t xml:space="preserve"> </w:t>
      </w:r>
      <w:r w:rsidR="00DC2EEC">
        <w:t>measurements</w:t>
      </w:r>
      <w:r w:rsidR="00703BCE" w:rsidRPr="00FB6A3A">
        <w:t xml:space="preserve"> </w:t>
      </w:r>
      <m:oMath>
        <m:r>
          <w:rPr>
            <w:rFonts w:ascii="Cambria Math" w:hAnsi="Cambria Math"/>
          </w:rPr>
          <m:t>1…32</m:t>
        </m:r>
      </m:oMath>
      <w:r w:rsidR="00703BCE" w:rsidRPr="00FB6A3A">
        <w:rPr>
          <w:rFonts w:eastAsiaTheme="minorEastAsia"/>
        </w:rPr>
        <w:t xml:space="preserve"> for the first </w:t>
      </w:r>
      <w:r w:rsidR="00A13356">
        <w:rPr>
          <w:rFonts w:eastAsiaTheme="minorEastAsia"/>
        </w:rPr>
        <w:t>stimulus</w:t>
      </w:r>
      <w:r w:rsidR="00703BCE" w:rsidRPr="00FB6A3A">
        <w:rPr>
          <w:rFonts w:eastAsiaTheme="minorEastAsia"/>
        </w:rPr>
        <w:t xml:space="preserve"> </w:t>
      </w:r>
      <w:r w:rsidR="00A13356">
        <w:rPr>
          <w:rFonts w:eastAsiaTheme="minorEastAsia"/>
        </w:rPr>
        <w:t>image</w:t>
      </w:r>
      <w:r w:rsidR="00672245">
        <w:rPr>
          <w:rFonts w:eastAsiaTheme="minorEastAsia"/>
        </w:rPr>
        <w:t xml:space="preserve"> (averaged over presentation</w:t>
      </w:r>
      <w:r w:rsidR="0067577A">
        <w:rPr>
          <w:rFonts w:eastAsiaTheme="minorEastAsia"/>
        </w:rPr>
        <w:t>s</w:t>
      </w:r>
      <w:r w:rsidR="00672245">
        <w:rPr>
          <w:rFonts w:eastAsiaTheme="minorEastAsia"/>
        </w:rPr>
        <w:t xml:space="preserve"> of this stimulus)</w:t>
      </w:r>
      <w:r w:rsidR="00703BCE" w:rsidRPr="00FB6A3A">
        <w:rPr>
          <w:rFonts w:eastAsiaTheme="minorEastAsia"/>
        </w:rPr>
        <w:t xml:space="preserve">, then </w:t>
      </w:r>
      <m:oMath>
        <m:r>
          <w:rPr>
            <w:rFonts w:ascii="Cambria Math" w:eastAsiaTheme="minorEastAsia" w:hAnsi="Cambria Math"/>
          </w:rPr>
          <m:t>1…32</m:t>
        </m:r>
      </m:oMath>
      <w:r w:rsidR="00703BCE" w:rsidRPr="00FB6A3A">
        <w:rPr>
          <w:rFonts w:eastAsiaTheme="minorEastAsia"/>
        </w:rPr>
        <w:t xml:space="preserve"> for the second </w:t>
      </w:r>
      <w:r w:rsidR="00A13356">
        <w:rPr>
          <w:rFonts w:eastAsiaTheme="minorEastAsia"/>
        </w:rPr>
        <w:t>stimulus image</w:t>
      </w:r>
      <w:r w:rsidR="000454DA" w:rsidRPr="00FB6A3A">
        <w:rPr>
          <w:rFonts w:eastAsiaTheme="minorEastAsia"/>
        </w:rPr>
        <w:t>, etc</w:t>
      </w:r>
      <w:r w:rsidR="00703BCE" w:rsidRPr="00FB6A3A">
        <w:rPr>
          <w:rFonts w:eastAsiaTheme="minorEastAsia"/>
        </w:rPr>
        <w:t>.</w:t>
      </w:r>
      <w:r w:rsidR="00703BCE" w:rsidRPr="00FB6A3A">
        <w:t xml:space="preserve"> </w:t>
      </w:r>
      <w:r w:rsidR="001D3D82" w:rsidRPr="00FB6A3A">
        <w:t xml:space="preserve">The columns </w:t>
      </w:r>
      <w:r w:rsidR="00A6253D">
        <w:t xml:space="preserve">of </w:t>
      </w:r>
      <m:oMath>
        <m:r>
          <m:rPr>
            <m:sty m:val="bi"/>
          </m:rPr>
          <w:rPr>
            <w:rFonts w:ascii="Cambria Math" w:hAnsi="Cambria Math"/>
          </w:rPr>
          <m:t>Y</m:t>
        </m:r>
      </m:oMath>
      <w:r w:rsidR="00A6253D" w:rsidRPr="00FB6A3A">
        <w:t xml:space="preserve"> </w:t>
      </w:r>
      <w:r w:rsidR="001D3D82" w:rsidRPr="00FB6A3A">
        <w:t xml:space="preserve">pertained to </w:t>
      </w:r>
      <w:r w:rsidR="00C1753B" w:rsidRPr="00FB6A3A">
        <w:t>seven</w:t>
      </w:r>
      <w:r w:rsidR="001D3D82" w:rsidRPr="00FB6A3A">
        <w:t xml:space="preserve"> </w:t>
      </w:r>
      <w:r w:rsidR="00A6253D">
        <w:t xml:space="preserve">principal </w:t>
      </w:r>
      <w:r w:rsidR="001D3D82" w:rsidRPr="00FB6A3A">
        <w:t>modes following PCA</w:t>
      </w:r>
      <w:r w:rsidR="00C449B0">
        <w:t xml:space="preserve">. The first mode for every stimulus is illustrated in </w:t>
      </w:r>
      <w:r w:rsidR="00DA5CBA" w:rsidRPr="00FB6A3A">
        <w:t xml:space="preserve">Figure </w:t>
      </w:r>
      <w:r w:rsidR="004852F4" w:rsidRPr="00FB6A3A">
        <w:t>3</w:t>
      </w:r>
      <w:r w:rsidR="00DA5CBA" w:rsidRPr="00FB6A3A">
        <w:t>A</w:t>
      </w:r>
      <w:r w:rsidR="001D3D82" w:rsidRPr="00FB6A3A">
        <w:t>.</w:t>
      </w:r>
    </w:p>
    <w:p w14:paraId="01AA6BED" w14:textId="178D1A9D" w:rsidR="00F675D9" w:rsidRPr="00FB6A3A" w:rsidRDefault="00077124" w:rsidP="00AA442A">
      <w:pPr>
        <w:rPr>
          <w:rFonts w:eastAsiaTheme="minorEastAsia"/>
        </w:rPr>
      </w:pPr>
      <w:r w:rsidRPr="00FB6A3A">
        <w:t>W</w:t>
      </w:r>
      <w:r w:rsidR="005000BE" w:rsidRPr="00FB6A3A">
        <w:t>e defined a</w:t>
      </w:r>
      <w:r w:rsidR="007B67D9">
        <w:t xml:space="preserve"> within-trial</w:t>
      </w:r>
      <w:r w:rsidR="005000BE" w:rsidRPr="00FB6A3A">
        <w:t xml:space="preserve"> design matrix </w:t>
      </w:r>
      <m:oMath>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32×15</m:t>
            </m:r>
          </m:sup>
        </m:sSup>
      </m:oMath>
      <w:r w:rsidR="005000BE" w:rsidRPr="00FB6A3A">
        <w:t xml:space="preserve"> to model the timecourse of neural responses within a given trial. </w:t>
      </w:r>
      <w:r w:rsidR="00544765" w:rsidRPr="00FB6A3A">
        <w:t xml:space="preserve">This was a </w:t>
      </w:r>
      <w:r w:rsidR="00544765" w:rsidRPr="00FB6A3A">
        <w:rPr>
          <w:rFonts w:eastAsiaTheme="minorEastAsia"/>
        </w:rPr>
        <w:t>Finite Impulse Response (FIR) basis set</w:t>
      </w:r>
      <w:r w:rsidR="00544765" w:rsidRPr="00FB6A3A">
        <w:t xml:space="preserve">, with one row for each of the 32 </w:t>
      </w:r>
      <w:r w:rsidR="004D6BE6">
        <w:t>EEG measurements</w:t>
      </w:r>
      <w:r w:rsidR="00544765" w:rsidRPr="00FB6A3A">
        <w:t xml:space="preserve"> and one column for each of 15 time bins</w:t>
      </w:r>
      <w:r w:rsidR="00E354EE" w:rsidRPr="00FB6A3A">
        <w:t xml:space="preserve"> (Figure </w:t>
      </w:r>
      <w:r w:rsidR="004852F4" w:rsidRPr="00FB6A3A">
        <w:t>3</w:t>
      </w:r>
      <w:r w:rsidR="00E354EE" w:rsidRPr="00FB6A3A">
        <w:t>B)</w:t>
      </w:r>
      <w:r w:rsidR="00E16F0C" w:rsidRPr="00FB6A3A">
        <w:t xml:space="preserve">. The first two observations per trial (0.032s) were left unmodelled to form the implicit baseline </w:t>
      </w:r>
      <w:r w:rsidR="00B831CE">
        <w:t>for</w:t>
      </w:r>
      <w:r w:rsidR="00E16F0C" w:rsidRPr="00FB6A3A">
        <w:t xml:space="preserve"> the model, and the 15 </w:t>
      </w:r>
      <w:r w:rsidR="00D63E09">
        <w:t>time</w:t>
      </w:r>
      <w:r w:rsidR="00D63E09" w:rsidRPr="00FB6A3A">
        <w:t xml:space="preserve"> </w:t>
      </w:r>
      <w:r w:rsidR="00E16F0C" w:rsidRPr="00FB6A3A">
        <w:t>bins s</w:t>
      </w:r>
      <w:r w:rsidRPr="00FB6A3A">
        <w:t>pann</w:t>
      </w:r>
      <w:r w:rsidR="007C5653" w:rsidRPr="00FB6A3A">
        <w:t>ed</w:t>
      </w:r>
      <w:r w:rsidRPr="00FB6A3A">
        <w:t xml:space="preserve"> the </w:t>
      </w:r>
      <w:r w:rsidR="00E16F0C" w:rsidRPr="00FB6A3A">
        <w:t xml:space="preserve">remaining </w:t>
      </w:r>
      <w:r w:rsidRPr="00FB6A3A">
        <w:t>duration</w:t>
      </w:r>
      <w:r w:rsidR="00544765" w:rsidRPr="00FB6A3A">
        <w:t>. Each</w:t>
      </w:r>
      <w:r w:rsidRPr="00FB6A3A">
        <w:t xml:space="preserve"> </w:t>
      </w:r>
      <w:r w:rsidR="00D63E09">
        <w:t>time</w:t>
      </w:r>
      <w:r w:rsidR="00D63E09" w:rsidRPr="00FB6A3A">
        <w:t xml:space="preserve"> </w:t>
      </w:r>
      <w:r w:rsidR="00544765" w:rsidRPr="00FB6A3A">
        <w:t xml:space="preserve">bin spanned two </w:t>
      </w:r>
      <w:r w:rsidR="004D6BE6">
        <w:t>EEG measurements</w:t>
      </w:r>
      <w:r w:rsidR="00544765" w:rsidRPr="00FB6A3A">
        <w:t>.</w:t>
      </w:r>
      <w:r w:rsidRPr="00FB6A3A">
        <w:rPr>
          <w:rFonts w:eastAsiaTheme="minorEastAsia"/>
        </w:rPr>
        <w:t xml:space="preserve"> </w:t>
      </w:r>
    </w:p>
    <w:p w14:paraId="537DC6CA" w14:textId="1B42BC8C" w:rsidR="00DA5CBA" w:rsidRPr="00FB6A3A" w:rsidRDefault="00014A01" w:rsidP="00DA5CBA">
      <w:pPr>
        <w:keepNext/>
        <w:jc w:val="center"/>
      </w:pPr>
      <w:r>
        <w:rPr>
          <w:noProof/>
          <w:lang w:val="en-US"/>
        </w:rPr>
        <w:drawing>
          <wp:inline distT="0" distB="0" distL="0" distR="0" wp14:anchorId="66132D68" wp14:editId="796B11D1">
            <wp:extent cx="5731510" cy="27908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_and_xt.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90825"/>
                    </a:xfrm>
                    <a:prstGeom prst="rect">
                      <a:avLst/>
                    </a:prstGeom>
                  </pic:spPr>
                </pic:pic>
              </a:graphicData>
            </a:graphic>
          </wp:inline>
        </w:drawing>
      </w:r>
    </w:p>
    <w:p w14:paraId="1B4021FB" w14:textId="7F96E34D" w:rsidR="00E16F0C" w:rsidRPr="00FB6A3A" w:rsidRDefault="00DA5CBA" w:rsidP="00663038">
      <w:pPr>
        <w:pStyle w:val="Caption"/>
        <w:rPr>
          <w:rFonts w:eastAsiaTheme="minorEastAsia"/>
        </w:rPr>
      </w:pPr>
      <w:r w:rsidRPr="00FB6A3A">
        <w:rPr>
          <w:b/>
        </w:rPr>
        <w:t xml:space="preserve">Figure </w:t>
      </w:r>
      <w:r w:rsidR="00F146D4">
        <w:rPr>
          <w:b/>
        </w:rPr>
        <w:fldChar w:fldCharType="begin"/>
      </w:r>
      <w:r w:rsidR="00F146D4">
        <w:rPr>
          <w:b/>
        </w:rPr>
        <w:instrText xml:space="preserve"> SEQ Figure \* ARABIC \s 1 </w:instrText>
      </w:r>
      <w:r w:rsidR="00F146D4">
        <w:rPr>
          <w:b/>
        </w:rPr>
        <w:fldChar w:fldCharType="separate"/>
      </w:r>
      <w:r w:rsidR="00B95F98">
        <w:rPr>
          <w:b/>
          <w:noProof/>
        </w:rPr>
        <w:t>3</w:t>
      </w:r>
      <w:r w:rsidR="00F146D4">
        <w:rPr>
          <w:b/>
        </w:rPr>
        <w:fldChar w:fldCharType="end"/>
      </w:r>
      <w:r w:rsidRPr="00FB6A3A">
        <w:rPr>
          <w:b/>
        </w:rPr>
        <w:t xml:space="preserve"> Example EEG data and within-trial design matrix. </w:t>
      </w:r>
      <w:r w:rsidR="000861CF">
        <w:rPr>
          <w:b/>
        </w:rPr>
        <w:t>a</w:t>
      </w:r>
      <w:r w:rsidRPr="00FB6A3A">
        <w:t xml:space="preserve">. </w:t>
      </w:r>
      <w:r w:rsidR="003D1E6A">
        <w:t>The first principal component (i.e., mode or eigenvector) of an</w:t>
      </w:r>
      <w:r w:rsidRPr="00FB6A3A">
        <w:t xml:space="preserve"> example subject’s EEG </w:t>
      </w:r>
      <w:proofErr w:type="spellStart"/>
      <w:r w:rsidRPr="00FB6A3A">
        <w:t>timecourse</w:t>
      </w:r>
      <w:proofErr w:type="spellEnd"/>
      <w:r w:rsidRPr="00FB6A3A">
        <w:t xml:space="preserve">. Each </w:t>
      </w:r>
      <w:r w:rsidR="00102E8B">
        <w:t>time series</w:t>
      </w:r>
      <w:r w:rsidR="00102E8B" w:rsidRPr="00FB6A3A">
        <w:t xml:space="preserve"> </w:t>
      </w:r>
      <w:r w:rsidR="00663038" w:rsidRPr="00FB6A3A">
        <w:t>corresponds to an experimental condition (i.e., the presentation of a particular image, averaged over trials). The</w:t>
      </w:r>
      <w:r w:rsidR="00B169B3" w:rsidRPr="00FB6A3A">
        <w:t xml:space="preserve"> </w:t>
      </w:r>
      <w:r w:rsidR="00663038" w:rsidRPr="00FB6A3A">
        <w:t xml:space="preserve">numbers above the EEG data </w:t>
      </w:r>
      <w:r w:rsidR="00B169B3" w:rsidRPr="00FB6A3A">
        <w:t xml:space="preserve">indicate the 15 Finite Impulse Response (FIR) time bins </w:t>
      </w:r>
      <w:r w:rsidR="002B43F3">
        <w:t xml:space="preserve">into which </w:t>
      </w:r>
      <w:r w:rsidR="00B169B3" w:rsidRPr="00FB6A3A">
        <w:t xml:space="preserve">the data were divided. </w:t>
      </w:r>
      <w:r w:rsidR="000861CF">
        <w:rPr>
          <w:b/>
        </w:rPr>
        <w:t>b</w:t>
      </w:r>
      <w:r w:rsidR="00B169B3" w:rsidRPr="00FB6A3A">
        <w:rPr>
          <w:b/>
        </w:rPr>
        <w:t>.</w:t>
      </w:r>
      <w:r w:rsidR="00B169B3" w:rsidRPr="00FB6A3A">
        <w:t xml:space="preserve"> Within-trial design matrix </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t</m:t>
            </m:r>
          </m:sub>
        </m:sSub>
      </m:oMath>
      <w:r w:rsidR="00B169B3" w:rsidRPr="00FB6A3A">
        <w:t xml:space="preserve">. </w:t>
      </w:r>
      <w:r w:rsidR="004E40F0" w:rsidRPr="00FB6A3A">
        <w:t xml:space="preserve">The vertical axis corresponds to the </w:t>
      </w:r>
      <w:r w:rsidR="003C76EF">
        <w:t xml:space="preserve">peristimulus </w:t>
      </w:r>
      <w:r w:rsidR="00334B4A">
        <w:t>time within each trial</w:t>
      </w:r>
      <w:r w:rsidR="000229E0">
        <w:t xml:space="preserve"> and </w:t>
      </w:r>
      <w:r w:rsidR="004E40F0" w:rsidRPr="00FB6A3A">
        <w:t>the horizontal axis are the 15 FIR time bins</w:t>
      </w:r>
      <w:r w:rsidR="00334B4A">
        <w:t>. White=1, Black=0.</w:t>
      </w:r>
    </w:p>
    <w:p w14:paraId="06C69DCF" w14:textId="47870810" w:rsidR="009F0016" w:rsidRDefault="001D7607" w:rsidP="00B4041E">
      <w:pPr>
        <w:rPr>
          <w:rFonts w:eastAsiaTheme="minorEastAsia"/>
        </w:rPr>
      </w:pPr>
      <w:r w:rsidRPr="00FB6A3A">
        <w:lastRenderedPageBreak/>
        <w:t xml:space="preserve">The </w:t>
      </w:r>
      <w:r w:rsidR="009E639C" w:rsidRPr="00FB6A3A">
        <w:t>software function</w:t>
      </w:r>
      <w:r w:rsidRPr="00FB6A3A">
        <w:t xml:space="preserve"> introduce</w:t>
      </w:r>
      <w:r w:rsidR="00C91CA2">
        <w:t>d</w:t>
      </w:r>
      <w:r w:rsidRPr="00FB6A3A">
        <w:t xml:space="preserve"> with this paper handle</w:t>
      </w:r>
      <w:r w:rsidR="00A96173" w:rsidRPr="00FB6A3A">
        <w:t>d</w:t>
      </w:r>
      <w:r w:rsidRPr="00FB6A3A">
        <w:t xml:space="preserve"> the process of duplicating the </w:t>
      </w:r>
      <w:r w:rsidR="00BD4960">
        <w:t xml:space="preserve">within-trial </w:t>
      </w:r>
      <w:r w:rsidRPr="00FB6A3A">
        <w:t xml:space="preserve">design matrix </w:t>
      </w:r>
      <w:r w:rsidR="009C07CE">
        <w:t xml:space="preserve">(Figure </w:t>
      </w:r>
      <w:r w:rsidR="00102E8B">
        <w:t>3b</w:t>
      </w:r>
      <w:r w:rsidR="009C07CE">
        <w:t xml:space="preserve">) </w:t>
      </w:r>
      <w:r w:rsidR="000F144E">
        <w:t>over</w:t>
      </w:r>
      <w:r w:rsidR="000F5064">
        <w:t xml:space="preserve"> the </w:t>
      </w:r>
      <m:oMath>
        <m:r>
          <w:rPr>
            <w:rFonts w:ascii="Cambria Math" w:hAnsi="Cambria Math"/>
          </w:rPr>
          <m:t>K=72</m:t>
        </m:r>
      </m:oMath>
      <w:r w:rsidR="000F5064">
        <w:rPr>
          <w:rFonts w:eastAsiaTheme="minorEastAsia"/>
        </w:rPr>
        <w:t xml:space="preserve"> stimulus</w:t>
      </w:r>
      <w:r w:rsidR="000F144E">
        <w:t xml:space="preserve"> conditions</w:t>
      </w:r>
      <w:r w:rsidR="00B95F98">
        <w:t xml:space="preserve">, to form the overall design matrix </w:t>
      </w:r>
      <m:oMath>
        <m:r>
          <m:rPr>
            <m:sty m:val="bi"/>
          </m:rPr>
          <w:rPr>
            <w:rFonts w:ascii="Cambria Math" w:hAnsi="Cambria Math"/>
          </w:rPr>
          <m:t>Z=</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t</m:t>
            </m:r>
          </m:sub>
        </m:sSub>
      </m:oMath>
      <w:r w:rsidR="00B95F98">
        <w:rPr>
          <w:b/>
        </w:rPr>
        <w:t xml:space="preserve"> </w:t>
      </w:r>
      <w:r w:rsidR="00B95F98" w:rsidRPr="000F5064">
        <w:t xml:space="preserve">(Figure </w:t>
      </w:r>
      <w:r w:rsidR="00074FBE">
        <w:t>4</w:t>
      </w:r>
      <w:r w:rsidR="00B95F98">
        <w:t>)</w:t>
      </w:r>
      <w:r w:rsidR="009C07CE">
        <w:t>.</w:t>
      </w:r>
      <w:r w:rsidR="008A06F1" w:rsidRPr="00FB6A3A">
        <w:rPr>
          <w:rFonts w:eastAsiaTheme="minorEastAsia"/>
        </w:rPr>
        <w:t xml:space="preserve"> </w:t>
      </w:r>
    </w:p>
    <w:p w14:paraId="69C2FB5B" w14:textId="08971EB6" w:rsidR="00B95F98" w:rsidRDefault="006346E9">
      <w:r>
        <w:rPr>
          <w:noProof/>
          <w:lang w:val="en-US"/>
        </w:rPr>
        <w:drawing>
          <wp:inline distT="0" distB="0" distL="0" distR="0" wp14:anchorId="451C8CE8" wp14:editId="2C5632E5">
            <wp:extent cx="5443728" cy="363931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sign_matrix_x.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3728" cy="3639312"/>
                    </a:xfrm>
                    <a:prstGeom prst="rect">
                      <a:avLst/>
                    </a:prstGeom>
                  </pic:spPr>
                </pic:pic>
              </a:graphicData>
            </a:graphic>
          </wp:inline>
        </w:drawing>
      </w:r>
    </w:p>
    <w:p w14:paraId="0268BF26" w14:textId="0503071A" w:rsidR="00DF4CC2" w:rsidRDefault="00B95F98" w:rsidP="00B95F98">
      <w:r w:rsidRPr="00E2650C">
        <w:rPr>
          <w:b/>
        </w:rPr>
        <w:t xml:space="preserve">Figure </w:t>
      </w:r>
      <w:r w:rsidR="008F1D6E">
        <w:rPr>
          <w:b/>
        </w:rPr>
        <w:t>4</w:t>
      </w:r>
      <w:r w:rsidRPr="00E2650C">
        <w:rPr>
          <w:b/>
        </w:rPr>
        <w:t xml:space="preserve"> Overall design matrix</w:t>
      </w:r>
      <w:r w:rsidRPr="00E2650C">
        <w:rPr>
          <w:b/>
          <w:noProof/>
        </w:rPr>
        <w:t xml:space="preserve"> </w:t>
      </w:r>
      <m:oMath>
        <m:r>
          <m:rPr>
            <m:sty m:val="bi"/>
          </m:rPr>
          <w:rPr>
            <w:rFonts w:ascii="Cambria Math" w:hAnsi="Cambria Math"/>
            <w:noProof/>
          </w:rPr>
          <m:t>Z</m:t>
        </m:r>
      </m:oMath>
      <w:r>
        <w:rPr>
          <w:b/>
          <w:noProof/>
        </w:rPr>
        <w:t xml:space="preserve">. </w:t>
      </w:r>
      <w:r>
        <w:rPr>
          <w:noProof/>
        </w:rPr>
        <w:t>Th</w:t>
      </w:r>
      <w:r w:rsidR="0093062E">
        <w:rPr>
          <w:noProof/>
        </w:rPr>
        <w:t>e</w:t>
      </w:r>
      <w:r>
        <w:rPr>
          <w:noProof/>
        </w:rPr>
        <w:t xml:space="preserve"> </w:t>
      </w:r>
      <w:r w:rsidR="0093062E">
        <w:rPr>
          <w:noProof/>
        </w:rPr>
        <w:t>design</w:t>
      </w:r>
      <w:r>
        <w:rPr>
          <w:noProof/>
        </w:rPr>
        <w:t xml:space="preserve"> matrix </w:t>
      </w:r>
      <w:r w:rsidR="0093062E">
        <w:rPr>
          <w:noProof/>
        </w:rPr>
        <w:t>has</w:t>
      </w:r>
      <w:r>
        <w:rPr>
          <w:noProof/>
        </w:rPr>
        <w:t xml:space="preserve"> dimension </w:t>
      </w:r>
      <m:oMath>
        <m:r>
          <m:rPr>
            <m:sty m:val="bi"/>
          </m:rPr>
          <w:rPr>
            <w:rFonts w:ascii="Cambria Math" w:hAnsi="Cambria Math"/>
          </w:rPr>
          <m:t>Z</m:t>
        </m:r>
        <m:r>
          <m:rPr>
            <m:sty m:val="bi"/>
          </m:rP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M×V</m:t>
            </m:r>
          </m:sup>
        </m:sSup>
      </m:oMath>
      <w:r>
        <w:rPr>
          <w:rFonts w:eastAsiaTheme="minorEastAsia"/>
          <w:noProof/>
        </w:rPr>
        <w:t>,</w:t>
      </w:r>
      <w:r w:rsidRPr="00FB6A3A">
        <w:rPr>
          <w:rFonts w:eastAsiaTheme="minorEastAsia"/>
        </w:rPr>
        <w:t xml:space="preserve"> </w:t>
      </w:r>
      <w:r>
        <w:rPr>
          <w:rFonts w:eastAsiaTheme="minorEastAsia"/>
        </w:rPr>
        <w:t>where the</w:t>
      </w:r>
      <w:r w:rsidR="000F5064">
        <w:rPr>
          <w:rFonts w:eastAsiaTheme="minorEastAsia"/>
        </w:rPr>
        <w:t xml:space="preserve"> rows correspond to the</w:t>
      </w:r>
      <w:r>
        <w:rPr>
          <w:rFonts w:eastAsiaTheme="minorEastAsia"/>
        </w:rPr>
        <w:t xml:space="preserve"> </w:t>
      </w:r>
      <m:oMath>
        <m:r>
          <w:rPr>
            <w:rFonts w:ascii="Cambria Math" w:eastAsiaTheme="minorEastAsia" w:hAnsi="Cambria Math"/>
          </w:rPr>
          <m:t>M=2304</m:t>
        </m:r>
      </m:oMath>
      <w:r>
        <w:rPr>
          <w:rFonts w:eastAsiaTheme="minorEastAsia"/>
        </w:rPr>
        <w:t xml:space="preserve"> EEG measurements and </w:t>
      </w:r>
      <w:r w:rsidR="000F5064">
        <w:rPr>
          <w:rFonts w:eastAsiaTheme="minorEastAsia"/>
        </w:rPr>
        <w:t>the columns are</w:t>
      </w:r>
      <w:r>
        <w:rPr>
          <w:rFonts w:eastAsiaTheme="minorEastAsia"/>
        </w:rPr>
        <w:t xml:space="preserve"> </w:t>
      </w:r>
      <m:oMath>
        <m:r>
          <w:rPr>
            <w:rFonts w:ascii="Cambria Math" w:eastAsiaTheme="minorEastAsia" w:hAnsi="Cambria Math"/>
          </w:rPr>
          <m:t>V=1080</m:t>
        </m:r>
      </m:oMath>
      <w:r w:rsidRPr="00FB6A3A">
        <w:rPr>
          <w:rFonts w:eastAsiaTheme="minorEastAsia"/>
        </w:rPr>
        <w:t xml:space="preserve"> </w:t>
      </w:r>
      <w:r w:rsidR="000F5064">
        <w:rPr>
          <w:rFonts w:eastAsiaTheme="minorEastAsia"/>
        </w:rPr>
        <w:t xml:space="preserve">covariates </w:t>
      </w:r>
      <w:proofErr w:type="gramStart"/>
      <w:r w:rsidR="00835105">
        <w:rPr>
          <w:rFonts w:eastAsiaTheme="minorEastAsia"/>
        </w:rPr>
        <w:t>( a</w:t>
      </w:r>
      <w:proofErr w:type="gramEnd"/>
      <w:r w:rsidR="00835105">
        <w:rPr>
          <w:rFonts w:eastAsiaTheme="minorEastAsia"/>
        </w:rPr>
        <w:t xml:space="preserve"> covariate per time bin per condition).</w:t>
      </w:r>
      <w:r w:rsidR="006E5E6E">
        <w:rPr>
          <w:rFonts w:eastAsiaTheme="minorEastAsia"/>
        </w:rPr>
        <w:t xml:space="preserve"> Here a “condition” is the average EEG </w:t>
      </w:r>
      <w:r w:rsidR="008430D4">
        <w:rPr>
          <w:rFonts w:eastAsiaTheme="minorEastAsia"/>
        </w:rPr>
        <w:t>data</w:t>
      </w:r>
      <w:r w:rsidR="006E5E6E">
        <w:rPr>
          <w:rFonts w:eastAsiaTheme="minorEastAsia"/>
        </w:rPr>
        <w:t xml:space="preserve"> over repeated presentations of a particular stimulus.</w:t>
      </w:r>
      <w:r>
        <w:rPr>
          <w:noProof/>
        </w:rPr>
        <w:t xml:space="preserve"> </w:t>
      </w:r>
      <w:r>
        <w:t>T</w:t>
      </w:r>
      <w:r w:rsidRPr="00FB6A3A">
        <w:t xml:space="preserve">he rows </w:t>
      </w:r>
      <w:r>
        <w:t>are</w:t>
      </w:r>
      <w:r w:rsidRPr="00FB6A3A">
        <w:t xml:space="preserve"> ordered according to all the </w:t>
      </w:r>
      <w:r w:rsidR="000076C5">
        <w:rPr>
          <w:rFonts w:eastAsiaTheme="minorEastAsia"/>
        </w:rPr>
        <w:t xml:space="preserve">measurements </w:t>
      </w:r>
      <w:r w:rsidRPr="00FB6A3A">
        <w:t xml:space="preserve">from condition 1, then all the </w:t>
      </w:r>
      <w:r w:rsidR="000076C5">
        <w:rPr>
          <w:rFonts w:eastAsiaTheme="minorEastAsia"/>
        </w:rPr>
        <w:t xml:space="preserve">measurements </w:t>
      </w:r>
      <w:r w:rsidRPr="00FB6A3A">
        <w:t>from condition 2, etc.</w:t>
      </w:r>
      <w:r w:rsidR="00ED7358">
        <w:t xml:space="preserve"> NB</w:t>
      </w:r>
      <w:r w:rsidR="004D1759">
        <w:t xml:space="preserve"> the matrix is truncated with</w:t>
      </w:r>
      <w:r w:rsidR="00ED7358">
        <w:t xml:space="preserve"> only the top-left corner shown.</w:t>
      </w:r>
    </w:p>
    <w:p w14:paraId="3ED49F8F" w14:textId="50CAFF5C" w:rsidR="00DF4CC2" w:rsidRPr="00FA0561" w:rsidRDefault="00DF4CC2" w:rsidP="00B95F98">
      <w:pPr>
        <w:rPr>
          <w:rFonts w:eastAsiaTheme="minorEastAsia"/>
        </w:rPr>
      </w:pPr>
      <w:r>
        <w:t>For this experiment, the confounds design matrix consisted only of the overall mean of the signal, thus</w:t>
      </w:r>
      <w:r w:rsidR="00FA0561">
        <w:t xml:space="preserve"> a column of ones:</w:t>
      </w:r>
      <w:r>
        <w:t xml:space="preserve"> </w:t>
      </w:r>
      <m:oMath>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1</m:t>
            </m:r>
          </m:e>
          <m:sub>
            <m:r>
              <w:rPr>
                <w:rFonts w:ascii="Cambria Math" w:hAnsi="Cambria Math"/>
              </w:rPr>
              <m:t>M</m:t>
            </m:r>
          </m:sub>
        </m:sSub>
      </m:oMath>
      <w:r>
        <w:rPr>
          <w:rFonts w:eastAsiaTheme="minorEastAsia"/>
        </w:rPr>
        <w:t>.</w:t>
      </w:r>
    </w:p>
    <w:p w14:paraId="693FCE10" w14:textId="44453EBE" w:rsidR="008F1D6E" w:rsidRDefault="008F1D6E" w:rsidP="00E2650C">
      <w:pPr>
        <w:pStyle w:val="Heading3"/>
      </w:pPr>
      <w:r>
        <w:t>Contrast</w:t>
      </w:r>
      <w:r w:rsidR="002F02B4">
        <w:t>s and covariance components</w:t>
      </w:r>
    </w:p>
    <w:p w14:paraId="1C57D306" w14:textId="3158728D" w:rsidR="000B7B6E" w:rsidRPr="003E6E4B" w:rsidRDefault="009C4E4A" w:rsidP="000B7B6E">
      <w:pPr>
        <w:rPr>
          <w:rFonts w:eastAsiaTheme="minorEastAsia"/>
        </w:rPr>
      </w:pPr>
      <w:r>
        <w:t>We then defined contrasts over the columns of the design matrix. To do this, w</w:t>
      </w:r>
      <w:r w:rsidR="002C3386" w:rsidRPr="00FB6A3A">
        <w:t xml:space="preserve">e </w:t>
      </w:r>
      <w:r w:rsidR="004A3725">
        <w:t xml:space="preserve">first </w:t>
      </w:r>
      <w:r>
        <w:t xml:space="preserve">specified </w:t>
      </w:r>
      <w:r w:rsidR="00FC4857">
        <w:rPr>
          <w:rFonts w:eastAsiaTheme="minorEastAsia"/>
        </w:rPr>
        <w:t xml:space="preserve">five separate </w:t>
      </w:r>
      <w:r w:rsidR="004517FC">
        <w:rPr>
          <w:rFonts w:eastAsiaTheme="minorEastAsia"/>
        </w:rPr>
        <w:t>contrast</w:t>
      </w:r>
      <w:r w:rsidR="00FC4857">
        <w:rPr>
          <w:rFonts w:eastAsiaTheme="minorEastAsia"/>
        </w:rPr>
        <w:t xml:space="preserve"> vectors</w:t>
      </w:r>
      <w:r w:rsidR="004517FC">
        <w:rPr>
          <w:rFonts w:eastAsiaTheme="minorEastAsia"/>
        </w:rPr>
        <w:t xml:space="preserve"> </w:t>
      </w:r>
      <w:r w:rsidR="00102E8B">
        <w:rPr>
          <w:rFonts w:eastAsiaTheme="minorEastAsia"/>
        </w:rPr>
        <w:t xml:space="preserve">each of length 72, corresponding to </w:t>
      </w:r>
      <w:r w:rsidR="004517FC">
        <w:rPr>
          <w:rFonts w:eastAsiaTheme="minorEastAsia"/>
        </w:rPr>
        <w:t>the</w:t>
      </w:r>
      <w:r w:rsidR="00FC4857">
        <w:rPr>
          <w:rFonts w:eastAsiaTheme="minorEastAsia"/>
        </w:rPr>
        <w:t xml:space="preserve"> 72 conditions (stimulus images)</w:t>
      </w:r>
      <w:r w:rsidR="00464060">
        <w:rPr>
          <w:rFonts w:eastAsiaTheme="minorEastAsia"/>
        </w:rPr>
        <w:t>,</w:t>
      </w:r>
      <w:r w:rsidR="00FC4857">
        <w:rPr>
          <w:rFonts w:eastAsiaTheme="minorEastAsia"/>
        </w:rPr>
        <w:t xml:space="preserve"> expressing the experimental design</w:t>
      </w:r>
      <w:r w:rsidR="002C3386">
        <w:rPr>
          <w:rFonts w:eastAsiaTheme="minorEastAsia"/>
        </w:rPr>
        <w:t>: (1) animate-inanimate, (2) species:  human-animal, (3) body part: body-face, (4) natural-manmade, (5) interaction of species and body part. These were specified using 1s and -1s, which were then mean-centred</w:t>
      </w:r>
      <w:r>
        <w:rPr>
          <w:rFonts w:eastAsiaTheme="minorEastAsia"/>
        </w:rPr>
        <w:t xml:space="preserve"> (Figure 5)</w:t>
      </w:r>
      <w:r w:rsidR="002C3386">
        <w:rPr>
          <w:rFonts w:eastAsiaTheme="minorEastAsia"/>
        </w:rPr>
        <w:t>.</w:t>
      </w:r>
      <w:r w:rsidR="00FC4857">
        <w:rPr>
          <w:rFonts w:eastAsiaTheme="minorEastAsia"/>
        </w:rPr>
        <w:t xml:space="preserve"> The software then replicated these contrasts over the </w:t>
      </w:r>
      <w:r w:rsidR="00F02815">
        <w:rPr>
          <w:rFonts w:eastAsiaTheme="minorEastAsia"/>
        </w:rPr>
        <w:t>15</w:t>
      </w:r>
      <w:r w:rsidR="00B4041E">
        <w:rPr>
          <w:rFonts w:eastAsiaTheme="minorEastAsia"/>
        </w:rPr>
        <w:t xml:space="preserve"> </w:t>
      </w:r>
      <w:r w:rsidR="00F02815">
        <w:rPr>
          <w:rFonts w:eastAsiaTheme="minorEastAsia"/>
        </w:rPr>
        <w:t>time</w:t>
      </w:r>
      <w:r w:rsidR="00F977DB">
        <w:rPr>
          <w:rFonts w:eastAsiaTheme="minorEastAsia"/>
        </w:rPr>
        <w:t xml:space="preserve"> bins </w:t>
      </w:r>
      <w:r w:rsidR="003A6B9A">
        <w:rPr>
          <w:rFonts w:eastAsiaTheme="minorEastAsia"/>
        </w:rPr>
        <w:t xml:space="preserve">(basis functions) </w:t>
      </w:r>
      <w:r w:rsidR="00F977DB">
        <w:rPr>
          <w:rFonts w:eastAsiaTheme="minorEastAsia"/>
        </w:rPr>
        <w:t>per trial</w:t>
      </w:r>
      <w:r w:rsidR="00256754">
        <w:rPr>
          <w:rFonts w:eastAsiaTheme="minorEastAsia"/>
        </w:rPr>
        <w:t xml:space="preserve">, </w:t>
      </w:r>
      <w:r w:rsidR="003A6B9A">
        <w:rPr>
          <w:rFonts w:eastAsiaTheme="minorEastAsia"/>
        </w:rPr>
        <w:t>resulting in</w:t>
      </w:r>
      <w:r w:rsidR="00256754">
        <w:rPr>
          <w:rFonts w:eastAsiaTheme="minorEastAsia"/>
        </w:rPr>
        <w:t xml:space="preserve"> </w:t>
      </w:r>
      <w:r w:rsidR="00B4041E">
        <w:rPr>
          <w:rFonts w:eastAsiaTheme="minorEastAsia"/>
        </w:rPr>
        <w:t xml:space="preserve">a contrast for </w:t>
      </w:r>
      <w:r w:rsidR="002F3F21" w:rsidRPr="00FB6A3A">
        <w:rPr>
          <w:rFonts w:eastAsiaTheme="minorEastAsia"/>
        </w:rPr>
        <w:t xml:space="preserve">the effect of </w:t>
      </w:r>
      <w:r w:rsidR="002F3F21">
        <w:rPr>
          <w:rFonts w:eastAsiaTheme="minorEastAsia"/>
        </w:rPr>
        <w:t xml:space="preserve">each </w:t>
      </w:r>
      <w:r w:rsidR="00AC524D">
        <w:rPr>
          <w:rFonts w:eastAsiaTheme="minorEastAsia"/>
        </w:rPr>
        <w:lastRenderedPageBreak/>
        <w:t>contrast</w:t>
      </w:r>
      <w:r w:rsidR="002F3F21" w:rsidRPr="00FB6A3A">
        <w:rPr>
          <w:rFonts w:eastAsiaTheme="minorEastAsia"/>
        </w:rPr>
        <w:t xml:space="preserve"> at each time bin.</w:t>
      </w:r>
      <w:r w:rsidR="002F3F21">
        <w:rPr>
          <w:rFonts w:eastAsiaTheme="minorEastAsia"/>
        </w:rPr>
        <w:t xml:space="preserve"> Each contrast was converted to a covariance component (i.e., hypothesis matrix) according to Eq. 10 and an additional covariance component was included to model noise. </w:t>
      </w:r>
      <w:r w:rsidR="000B7B6E" w:rsidRPr="00FB6A3A">
        <w:rPr>
          <w:rFonts w:eastAsiaTheme="minorEastAsia"/>
        </w:rPr>
        <w:t xml:space="preserve">These </w:t>
      </w:r>
      <w:r w:rsidR="000B7B6E">
        <w:rPr>
          <w:rFonts w:eastAsiaTheme="minorEastAsia"/>
        </w:rPr>
        <w:t>76</w:t>
      </w:r>
      <w:r w:rsidR="000B7B6E" w:rsidRPr="00FB6A3A">
        <w:rPr>
          <w:rFonts w:eastAsiaTheme="minorEastAsia"/>
        </w:rPr>
        <w:t xml:space="preserve"> </w:t>
      </w:r>
      <w:r w:rsidR="000B7B6E">
        <w:rPr>
          <w:rFonts w:eastAsiaTheme="minorEastAsia"/>
        </w:rPr>
        <w:t xml:space="preserve">components </w:t>
      </w:r>
      <w:r w:rsidR="000B7B6E" w:rsidRPr="00FB6A3A">
        <w:rPr>
          <w:rFonts w:eastAsiaTheme="minorEastAsia"/>
        </w:rPr>
        <w:t xml:space="preserve">entered </w:t>
      </w:r>
      <w:r w:rsidR="000B7B6E">
        <w:rPr>
          <w:rFonts w:eastAsiaTheme="minorEastAsia"/>
        </w:rPr>
        <w:t>the model estimation scheme</w:t>
      </w:r>
      <w:r w:rsidR="000B7B6E" w:rsidRPr="00FB6A3A">
        <w:rPr>
          <w:rFonts w:eastAsiaTheme="minorEastAsia"/>
        </w:rPr>
        <w:t>.</w:t>
      </w:r>
      <w:r w:rsidR="000B7B6E">
        <w:rPr>
          <w:rFonts w:eastAsiaTheme="minorEastAsia"/>
        </w:rPr>
        <w:t xml:space="preserve"> </w:t>
      </w:r>
    </w:p>
    <w:p w14:paraId="2918A23E" w14:textId="77777777" w:rsidR="00B4041E" w:rsidRDefault="00B4041E" w:rsidP="002C3386">
      <w:pPr>
        <w:rPr>
          <w:rFonts w:eastAsiaTheme="minorEastAsia"/>
        </w:rPr>
      </w:pPr>
    </w:p>
    <w:p w14:paraId="37D8E363" w14:textId="2AEA342B" w:rsidR="002C3386" w:rsidRPr="00FB6A3A" w:rsidRDefault="003133FC" w:rsidP="002C3386">
      <w:pPr>
        <w:keepNext/>
        <w:jc w:val="center"/>
      </w:pPr>
      <w:r>
        <w:rPr>
          <w:noProof/>
          <w:lang w:val="en-US"/>
        </w:rPr>
        <w:drawing>
          <wp:inline distT="0" distB="0" distL="0" distR="0" wp14:anchorId="75E02604" wp14:editId="4F54DF5B">
            <wp:extent cx="3389376" cy="2374392"/>
            <wp:effectExtent l="0" t="0" r="190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rast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9376" cy="2374392"/>
                    </a:xfrm>
                    <a:prstGeom prst="rect">
                      <a:avLst/>
                    </a:prstGeom>
                  </pic:spPr>
                </pic:pic>
              </a:graphicData>
            </a:graphic>
          </wp:inline>
        </w:drawing>
      </w:r>
    </w:p>
    <w:p w14:paraId="16981832" w14:textId="57D1D7B1" w:rsidR="002C3386" w:rsidRPr="00FB6A3A" w:rsidRDefault="002C3386" w:rsidP="002C3386">
      <w:pPr>
        <w:pStyle w:val="Caption"/>
        <w:jc w:val="left"/>
        <w:rPr>
          <w:b/>
        </w:rPr>
      </w:pPr>
      <w:r w:rsidRPr="00FB6A3A">
        <w:rPr>
          <w:b/>
        </w:rPr>
        <w:t xml:space="preserve">Figure </w:t>
      </w:r>
      <w:r w:rsidR="008F1D6E">
        <w:rPr>
          <w:b/>
        </w:rPr>
        <w:t>5</w:t>
      </w:r>
      <w:r w:rsidRPr="00FB6A3A">
        <w:rPr>
          <w:b/>
        </w:rPr>
        <w:t xml:space="preserve"> Contrast specification.</w:t>
      </w:r>
      <w:r w:rsidRPr="00FB6A3A">
        <w:t xml:space="preserve"> </w:t>
      </w:r>
      <w:r>
        <w:t>C</w:t>
      </w:r>
      <w:r w:rsidRPr="00FB6A3A">
        <w:t xml:space="preserve">ontrast </w:t>
      </w:r>
      <w:r>
        <w:t>vectors</w:t>
      </w:r>
      <w:r w:rsidRPr="00FB6A3A">
        <w:t xml:space="preserve"> encoding </w:t>
      </w:r>
      <w:r>
        <w:t>the experimental conditions</w:t>
      </w:r>
      <w:r w:rsidRPr="00FB6A3A">
        <w:t>.</w:t>
      </w:r>
      <w:r>
        <w:t xml:space="preserve"> From left to right, these were: animate-inanimate, human-animal, body-face, natural-manmade, interaction of species and body part.</w:t>
      </w:r>
      <w:r w:rsidRPr="00FB6A3A">
        <w:t xml:space="preserve"> White = 1, black = 0.</w:t>
      </w:r>
    </w:p>
    <w:p w14:paraId="638C47D8" w14:textId="3F78925F" w:rsidR="003E6E4B" w:rsidRDefault="003E6E4B" w:rsidP="003E6E4B">
      <w:pPr>
        <w:pStyle w:val="Heading3"/>
      </w:pPr>
      <w:proofErr w:type="spellStart"/>
      <w:r>
        <w:t>vRSA</w:t>
      </w:r>
      <w:proofErr w:type="spellEnd"/>
      <w:r>
        <w:t xml:space="preserve"> </w:t>
      </w:r>
      <w:r w:rsidR="00631316">
        <w:t>model fitting</w:t>
      </w:r>
    </w:p>
    <w:p w14:paraId="7156C88A" w14:textId="009ADBB0" w:rsidR="003E6E4B" w:rsidRDefault="003E3C82" w:rsidP="003E6E4B">
      <w:pPr>
        <w:rPr>
          <w:rFonts w:eastAsiaTheme="minorEastAsia"/>
        </w:rPr>
      </w:pPr>
      <w:r>
        <w:t>The</w:t>
      </w:r>
      <w:r w:rsidR="003E6E4B">
        <w:rPr>
          <w:rFonts w:eastAsiaTheme="minorEastAsia"/>
        </w:rPr>
        <w:t xml:space="preserve"> software</w:t>
      </w:r>
      <w:r>
        <w:rPr>
          <w:rFonts w:eastAsiaTheme="minorEastAsia"/>
        </w:rPr>
        <w:t xml:space="preserve"> began fitting the model by</w:t>
      </w:r>
      <w:r w:rsidR="003E6E4B">
        <w:rPr>
          <w:rFonts w:eastAsiaTheme="minorEastAsia"/>
        </w:rPr>
        <w:t xml:space="preserve"> estimat</w:t>
      </w:r>
      <w:r>
        <w:rPr>
          <w:rFonts w:eastAsiaTheme="minorEastAsia"/>
        </w:rPr>
        <w:t>ing</w:t>
      </w:r>
      <w:r w:rsidR="003E6E4B">
        <w:rPr>
          <w:rFonts w:eastAsiaTheme="minorEastAsia"/>
        </w:rPr>
        <w:t xml:space="preserve"> the regression parameters</w:t>
      </w:r>
      <w:r>
        <w:rPr>
          <w:rFonts w:eastAsiaTheme="minorEastAsia"/>
        </w:rPr>
        <w:t>,</w:t>
      </w:r>
      <w:r w:rsidR="003E6E4B">
        <w:rPr>
          <w:rFonts w:eastAsiaTheme="minorEastAsia"/>
        </w:rPr>
        <w:t xml:space="preserve"> using the standard formula for a GLM:</w:t>
      </w:r>
    </w:p>
    <w:p w14:paraId="29583BAA" w14:textId="05527591" w:rsidR="003E6E4B" w:rsidRPr="009F0016" w:rsidRDefault="00643AA2" w:rsidP="003E6E4B">
      <w:pPr>
        <w:rPr>
          <w:rFonts w:eastAsiaTheme="minorEastAsia"/>
        </w:rPr>
      </w:pPr>
      <m:oMathPara>
        <m:oMath>
          <m:r>
            <m:rPr>
              <m:sty m:val="bi"/>
            </m:rPr>
            <w:rPr>
              <w:rFonts w:ascii="Cambria Math" w:eastAsiaTheme="minorEastAsia" w:hAnsi="Cambria Math"/>
            </w:rPr>
            <m:t>U</m:t>
          </m:r>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m:t>
              </m:r>
            </m:sup>
          </m:sSup>
          <m:r>
            <m:rPr>
              <m:sty m:val="bi"/>
            </m:rPr>
            <w:rPr>
              <w:rFonts w:ascii="Cambria Math" w:eastAsiaTheme="minorEastAsia" w:hAnsi="Cambria Math"/>
            </w:rPr>
            <m:t>Y</m:t>
          </m:r>
        </m:oMath>
      </m:oMathPara>
    </w:p>
    <w:p w14:paraId="38F5A108" w14:textId="24D2663E" w:rsidR="003E6E4B" w:rsidRDefault="003E6E4B" w:rsidP="003E6E4B">
      <w:pPr>
        <w:rPr>
          <w:rFonts w:eastAsiaTheme="minorEastAsia"/>
        </w:rPr>
      </w:pPr>
      <w:r>
        <w:rPr>
          <w:rFonts w:eastAsiaTheme="minorEastAsia"/>
        </w:rPr>
        <w:t xml:space="preserve">Where </w:t>
      </w:r>
      <m:oMath>
        <m:sSup>
          <m:sSupPr>
            <m:ctrlPr>
              <w:rPr>
                <w:rFonts w:ascii="Cambria Math" w:eastAsiaTheme="minorEastAsia" w:hAnsi="Cambria Math"/>
                <w:i/>
              </w:rPr>
            </m:ctrlPr>
          </m:sSupPr>
          <m:e>
            <m:r>
              <m:rPr>
                <m:sty m:val="bi"/>
              </m:rP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is the pseudoinverse of </w:t>
      </w:r>
      <m:oMath>
        <m:r>
          <m:rPr>
            <m:sty m:val="bi"/>
          </m:rPr>
          <w:rPr>
            <w:rFonts w:ascii="Cambria Math" w:eastAsiaTheme="minorEastAsia" w:hAnsi="Cambria Math"/>
          </w:rPr>
          <m:t>Z</m:t>
        </m:r>
      </m:oMath>
      <w:r>
        <w:rPr>
          <w:rFonts w:eastAsiaTheme="minorEastAsia"/>
        </w:rPr>
        <w:t xml:space="preserve">. It then converted </w:t>
      </w:r>
      <m:oMath>
        <m:r>
          <m:rPr>
            <m:sty m:val="bi"/>
          </m:rPr>
          <w:rPr>
            <w:rFonts w:ascii="Cambria Math" w:eastAsiaTheme="minorEastAsia" w:hAnsi="Cambria Math"/>
          </w:rPr>
          <m:t>U</m:t>
        </m:r>
      </m:oMath>
      <w:r w:rsidR="00E97E14">
        <w:rPr>
          <w:rFonts w:eastAsiaTheme="minorEastAsia"/>
        </w:rPr>
        <w:t xml:space="preserve"> </w:t>
      </w:r>
      <w:r>
        <w:rPr>
          <w:rFonts w:eastAsiaTheme="minorEastAsia"/>
        </w:rPr>
        <w:t>to the condition-by-condition covariance matrix</w:t>
      </w:r>
      <w:r w:rsidR="003E3C82">
        <w:rPr>
          <w:rFonts w:eastAsiaTheme="minorEastAsia"/>
        </w:rPr>
        <w:t xml:space="preserve"> </w:t>
      </w:r>
      <m:oMath>
        <m:r>
          <m:rPr>
            <m:sty m:val="bi"/>
          </m:rPr>
          <w:rPr>
            <w:rFonts w:ascii="Cambria Math" w:eastAsiaTheme="minorEastAsia" w:hAnsi="Cambria Math"/>
          </w:rPr>
          <m:t>G</m:t>
        </m:r>
      </m:oMath>
      <w:r>
        <w:rPr>
          <w:rFonts w:eastAsiaTheme="minorEastAsia"/>
        </w:rPr>
        <w:t xml:space="preserve">, where for this experiment, a “condition” was a particular stimulus </w:t>
      </w:r>
      <w:r w:rsidR="00E97E14">
        <w:rPr>
          <w:rFonts w:eastAsiaTheme="minorEastAsia"/>
        </w:rPr>
        <w:t>at a particular</w:t>
      </w:r>
      <w:r>
        <w:rPr>
          <w:rFonts w:eastAsiaTheme="minorEastAsia"/>
        </w:rPr>
        <w:t xml:space="preserve"> peri</w:t>
      </w:r>
      <w:r w:rsidR="00E97E14">
        <w:rPr>
          <w:rFonts w:eastAsiaTheme="minorEastAsia"/>
        </w:rPr>
        <w:t>-</w:t>
      </w:r>
      <w:r>
        <w:rPr>
          <w:rFonts w:eastAsiaTheme="minorEastAsia"/>
        </w:rPr>
        <w:t>stimulus time:</w:t>
      </w:r>
    </w:p>
    <w:p w14:paraId="422F7331" w14:textId="2352AD7E" w:rsidR="003E6E4B" w:rsidRPr="000B7B6E" w:rsidRDefault="003B1EC5" w:rsidP="003E6E4B">
      <w:pPr>
        <w:rPr>
          <w:rFonts w:eastAsiaTheme="minorEastAsia"/>
          <w:b/>
        </w:rPr>
      </w:pPr>
      <m:oMathPara>
        <m:oMath>
          <m:r>
            <m:rPr>
              <m:sty m:val="bi"/>
            </m:rPr>
            <w:rPr>
              <w:rFonts w:ascii="Cambria Math" w:eastAsiaTheme="minorEastAsia" w:hAnsi="Cambria Math"/>
            </w:rPr>
            <m:t>G</m:t>
          </m:r>
          <m:r>
            <w:rPr>
              <w:rFonts w:ascii="Cambria Math" w:eastAsiaTheme="minorEastAsia" w:hAnsi="Cambria Math"/>
            </w:rPr>
            <m:t>=</m:t>
          </m:r>
          <m:r>
            <m:rPr>
              <m:sty m:val="bi"/>
            </m:rPr>
            <w:rPr>
              <w:rFonts w:ascii="Cambria Math" w:eastAsiaTheme="minorEastAsia" w:hAnsi="Cambria Math"/>
            </w:rPr>
            <m:t>U</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T</m:t>
              </m:r>
            </m:sup>
          </m:sSup>
        </m:oMath>
      </m:oMathPara>
    </w:p>
    <w:p w14:paraId="69DA6D19" w14:textId="7BCC469A" w:rsidR="000B7B6E" w:rsidRDefault="00A13E25" w:rsidP="003E6E4B">
      <w:pPr>
        <w:rPr>
          <w:rFonts w:eastAsiaTheme="minorEastAsia"/>
        </w:rPr>
      </w:pPr>
      <w:r>
        <w:rPr>
          <w:rFonts w:eastAsiaTheme="minorEastAsia"/>
        </w:rPr>
        <w:t>The software then</w:t>
      </w:r>
      <w:r w:rsidR="00EA3618">
        <w:rPr>
          <w:rFonts w:eastAsiaTheme="minorEastAsia"/>
        </w:rPr>
        <w:t xml:space="preserve"> used the REML algorithm in SPM to</w:t>
      </w:r>
      <w:r>
        <w:rPr>
          <w:rFonts w:eastAsiaTheme="minorEastAsia"/>
        </w:rPr>
        <w:t xml:space="preserve"> </w:t>
      </w:r>
      <w:r w:rsidR="00EA3618">
        <w:rPr>
          <w:rFonts w:eastAsiaTheme="minorEastAsia"/>
        </w:rPr>
        <w:t>decompose</w:t>
      </w:r>
      <w:r w:rsidR="00347B29">
        <w:rPr>
          <w:rFonts w:eastAsiaTheme="minorEastAsia"/>
        </w:rPr>
        <w:t xml:space="preserve"> the confound-corrected covariance matrix</w:t>
      </w:r>
      <w:r>
        <w:rPr>
          <w:rFonts w:eastAsiaTheme="minorEastAsia"/>
        </w:rPr>
        <w:t xml:space="preserve"> </w:t>
      </w:r>
      <m:oMath>
        <m:acc>
          <m:accPr>
            <m:ctrlPr>
              <w:rPr>
                <w:rFonts w:ascii="Cambria Math" w:eastAsiaTheme="minorEastAsia" w:hAnsi="Cambria Math"/>
                <w:b/>
                <w:i/>
              </w:rPr>
            </m:ctrlPr>
          </m:accPr>
          <m:e>
            <m:r>
              <m:rPr>
                <m:sty m:val="bi"/>
              </m:rPr>
              <w:rPr>
                <w:rFonts w:ascii="Cambria Math" w:eastAsiaTheme="minorEastAsia" w:hAnsi="Cambria Math"/>
              </w:rPr>
              <m:t>G</m:t>
            </m:r>
          </m:e>
        </m:acc>
      </m:oMath>
      <w:r w:rsidR="008675F3">
        <w:rPr>
          <w:rFonts w:eastAsiaTheme="minorEastAsia"/>
          <w:b/>
        </w:rPr>
        <w:t xml:space="preserve"> </w:t>
      </w:r>
      <w:r w:rsidR="008675F3">
        <w:rPr>
          <w:rFonts w:eastAsiaTheme="minorEastAsia"/>
        </w:rPr>
        <w:t xml:space="preserve">into the 76 </w:t>
      </w:r>
      <w:r w:rsidR="00643AA2">
        <w:rPr>
          <w:rFonts w:eastAsiaTheme="minorEastAsia"/>
        </w:rPr>
        <w:t xml:space="preserve">covariance components </w:t>
      </w:r>
      <w:r w:rsidR="00656843">
        <w:rPr>
          <w:rFonts w:eastAsiaTheme="minorEastAsia"/>
        </w:rPr>
        <w:t>specified above:</w:t>
      </w:r>
    </w:p>
    <w:p w14:paraId="16EBE94A" w14:textId="13724A21" w:rsidR="00656843" w:rsidRPr="008675F3" w:rsidRDefault="008441DD" w:rsidP="003E6E4B">
      <w:pPr>
        <w:rPr>
          <w:rFonts w:eastAsiaTheme="minorEastAsia"/>
        </w:rPr>
      </w:pPr>
      <m:oMathPara>
        <m:oMath>
          <m:acc>
            <m:accPr>
              <m:ctrlPr>
                <w:rPr>
                  <w:rFonts w:ascii="Cambria Math" w:eastAsiaTheme="minorEastAsia" w:hAnsi="Cambria Math"/>
                  <w:b/>
                  <w:i/>
                </w:rPr>
              </m:ctrlPr>
            </m:accPr>
            <m:e>
              <m:r>
                <m:rPr>
                  <m:sty m:val="bi"/>
                </m:rPr>
                <w:rPr>
                  <w:rFonts w:ascii="Cambria Math" w:eastAsiaTheme="minorEastAsia" w:hAnsi="Cambria Math"/>
                </w:rPr>
                <m:t>G</m:t>
              </m:r>
            </m:e>
          </m:acc>
          <m:r>
            <m:rPr>
              <m:sty m:val="b"/>
            </m:rPr>
            <w:rPr>
              <w:rFonts w:ascii="Cambria Math" w:eastAsiaTheme="minorEastAsia"/>
            </w:rPr>
            <m:t>=</m:t>
          </m:r>
          <m:sSub>
            <m:sSubPr>
              <m:ctrlPr>
                <w:rPr>
                  <w:rFonts w:ascii="Cambria Math" w:eastAsiaTheme="minorEastAsia" w:hAnsi="Cambria Math"/>
                </w:rPr>
              </m:ctrlPr>
            </m:sSubPr>
            <m:e>
              <m:r>
                <m:rPr>
                  <m:sty m:val="p"/>
                </m:rPr>
                <w:rPr>
                  <w:rFonts w:ascii="Cambria Math" w:eastAsiaTheme="minorEastAsia"/>
                </w:rPr>
                <m:t>λ</m:t>
              </m:r>
            </m:e>
            <m:sub>
              <m:r>
                <m:rPr>
                  <m:sty m:val="p"/>
                </m:rPr>
                <w:rPr>
                  <w:rFonts w:ascii="Cambria Math" w:eastAsiaTheme="minorEastAsia"/>
                </w:rPr>
                <m:t>1</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1</m:t>
              </m:r>
            </m:sub>
          </m:sSub>
          <m:r>
            <w:rPr>
              <w:rFonts w:ascii="Cambria Math" w:eastAsiaTheme="minorEastAsia"/>
            </w:rPr>
            <m:t>+</m:t>
          </m:r>
          <m:sSub>
            <m:sSubPr>
              <m:ctrlPr>
                <w:rPr>
                  <w:rFonts w:ascii="Cambria Math" w:eastAsiaTheme="minorEastAsia" w:hAnsi="Cambria Math"/>
                  <w:i/>
                </w:rPr>
              </m:ctrlPr>
            </m:sSubPr>
            <m:e>
              <m:r>
                <w:rPr>
                  <w:rFonts w:ascii="Cambria Math" w:eastAsiaTheme="minorEastAsia"/>
                </w:rPr>
                <m:t>λ</m:t>
              </m:r>
            </m:e>
            <m:sub>
              <m:r>
                <w:rPr>
                  <w:rFonts w:ascii="Cambria Math" w:eastAsiaTheme="minorEastAsia"/>
                </w:rPr>
                <m:t>2</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2</m:t>
              </m:r>
            </m:sub>
          </m:sSub>
          <m:r>
            <w:rPr>
              <w:rFonts w:ascii="Cambria Math" w:eastAsiaTheme="minorEastAsia"/>
            </w:rPr>
            <m:t>+</m:t>
          </m:r>
          <m:r>
            <w:rPr>
              <w:rFonts w:ascii="Cambria Math" w:eastAsiaTheme="minorEastAsia"/>
            </w:rPr>
            <m:t>…</m:t>
          </m:r>
          <m:r>
            <w:rPr>
              <w:rFonts w:ascii="Cambria Math" w:eastAsiaTheme="minorEastAsia"/>
            </w:rPr>
            <m:t>+</m:t>
          </m:r>
          <m:sSub>
            <m:sSubPr>
              <m:ctrlPr>
                <w:rPr>
                  <w:rFonts w:ascii="Cambria Math" w:eastAsiaTheme="minorEastAsia" w:hAnsi="Cambria Math"/>
                  <w:i/>
                </w:rPr>
              </m:ctrlPr>
            </m:sSubPr>
            <m:e>
              <m:r>
                <w:rPr>
                  <w:rFonts w:ascii="Cambria Math" w:eastAsiaTheme="minorEastAsia"/>
                </w:rPr>
                <m:t>λ</m:t>
              </m:r>
            </m:e>
            <m:sub>
              <m:r>
                <w:rPr>
                  <w:rFonts w:ascii="Cambria Math" w:eastAsiaTheme="minorEastAsia"/>
                </w:rPr>
                <m:t>76</m:t>
              </m:r>
            </m:sub>
          </m:sSub>
          <m:sSub>
            <m:sSubPr>
              <m:ctrlPr>
                <w:rPr>
                  <w:rFonts w:ascii="Cambria Math" w:eastAsiaTheme="minorEastAsia" w:hAnsi="Cambria Math"/>
                  <w:b/>
                  <w:i/>
                </w:rPr>
              </m:ctrlPr>
            </m:sSubPr>
            <m:e>
              <m:r>
                <m:rPr>
                  <m:sty m:val="bi"/>
                </m:rPr>
                <w:rPr>
                  <w:rFonts w:ascii="Cambria Math" w:eastAsiaTheme="minorEastAsia"/>
                </w:rPr>
                <m:t>Q</m:t>
              </m:r>
            </m:e>
            <m:sub>
              <m:r>
                <m:rPr>
                  <m:sty m:val="bi"/>
                </m:rPr>
                <w:rPr>
                  <w:rFonts w:ascii="Cambria Math" w:eastAsiaTheme="minorEastAsia"/>
                </w:rPr>
                <m:t>76</m:t>
              </m:r>
            </m:sub>
          </m:sSub>
        </m:oMath>
      </m:oMathPara>
    </w:p>
    <w:p w14:paraId="06434249" w14:textId="5F696E40" w:rsidR="00F33F95" w:rsidRDefault="00021369" w:rsidP="00F33F95">
      <w:pPr>
        <w:pStyle w:val="Heading3"/>
        <w:rPr>
          <w:rFonts w:eastAsiaTheme="minorEastAsia"/>
        </w:rPr>
      </w:pPr>
      <w:r>
        <w:rPr>
          <w:rFonts w:eastAsiaTheme="minorEastAsia"/>
        </w:rPr>
        <w:t>Evidence for experimental eff</w:t>
      </w:r>
      <w:r w:rsidR="00C9046D">
        <w:rPr>
          <w:rFonts w:eastAsiaTheme="minorEastAsia"/>
        </w:rPr>
        <w:t>ects</w:t>
      </w:r>
    </w:p>
    <w:p w14:paraId="33022DBD" w14:textId="4FEA9C32" w:rsidR="00F33F95" w:rsidRPr="00F33F95" w:rsidRDefault="00F33F95" w:rsidP="00F33F95">
      <w:r>
        <w:t xml:space="preserve">To validate </w:t>
      </w:r>
      <w:r w:rsidR="00C9046D">
        <w:t>that the</w:t>
      </w:r>
      <w:r>
        <w:t xml:space="preserve"> models</w:t>
      </w:r>
      <w:r w:rsidR="00C9046D">
        <w:t xml:space="preserve"> captured experiment-related effects</w:t>
      </w:r>
      <w:r>
        <w:t xml:space="preserve">, we tested whether they explained the data better than reduced models that included only the noise component. To do, this we specified an alternate model </w:t>
      </w:r>
      <w:r w:rsidR="008703B5">
        <w:t xml:space="preserve">per subject </w:t>
      </w:r>
      <w:r>
        <w:t xml:space="preserve">where all the </w:t>
      </w:r>
      <w:r>
        <w:rPr>
          <w:rFonts w:eastAsiaTheme="minorEastAsia"/>
        </w:rPr>
        <w:t xml:space="preserve">covariance components (except for the noise </w:t>
      </w:r>
      <w:r>
        <w:rPr>
          <w:rFonts w:eastAsiaTheme="minorEastAsia"/>
        </w:rPr>
        <w:lastRenderedPageBreak/>
        <w:t xml:space="preserve">component) were effectively “switched off”, by fixing their corresponding hyperparameters to zero. </w:t>
      </w:r>
      <w:r w:rsidR="00EF303A">
        <w:rPr>
          <w:rFonts w:eastAsiaTheme="minorEastAsia"/>
        </w:rPr>
        <w:t xml:space="preserve">In more detail, the prior probability density for </w:t>
      </w:r>
      <w:r w:rsidR="00F061EC">
        <w:rPr>
          <w:rFonts w:eastAsiaTheme="minorEastAsia"/>
        </w:rPr>
        <w:t xml:space="preserve">the </w:t>
      </w:r>
      <m:oMath>
        <m:r>
          <w:rPr>
            <w:rFonts w:ascii="Cambria Math" w:eastAsiaTheme="minorEastAsia" w:hAnsi="Cambria Math"/>
          </w:rPr>
          <m:t>i</m:t>
        </m:r>
      </m:oMath>
      <w:r w:rsidR="00F061EC">
        <w:rPr>
          <w:rFonts w:eastAsiaTheme="minorEastAsia"/>
        </w:rPr>
        <w:t xml:space="preserve">-th </w:t>
      </w:r>
      <w:r w:rsidR="00EF303A">
        <w:rPr>
          <w:rFonts w:eastAsiaTheme="minorEastAsia"/>
        </w:rPr>
        <w:t xml:space="preserve">parameter to be switched off was set </w:t>
      </w:r>
      <w:r w:rsidR="0040353A">
        <w:rPr>
          <w:rFonts w:eastAsiaTheme="minorEastAsia"/>
        </w:rPr>
        <w:t>to</w:t>
      </w:r>
      <m:oMath>
        <m:r>
          <w:rPr>
            <w:rFonts w:ascii="Cambria Math" w:eastAsiaTheme="minorEastAsia" w:hAnsi="Cambria Math"/>
          </w:rPr>
          <m:t xml:space="preserve"> 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 0</m:t>
            </m:r>
          </m:e>
        </m:d>
      </m:oMath>
      <w:r w:rsidR="00EF303A">
        <w:rPr>
          <w:rFonts w:eastAsiaTheme="minorEastAsia"/>
        </w:rPr>
        <w:t>, thereby fixing that parameter to</w:t>
      </w:r>
      <w:r w:rsidR="00751422">
        <w:rPr>
          <w:rFonts w:eastAsiaTheme="minorEastAsia"/>
        </w:rPr>
        <w:t xml:space="preserve"> its prior mean.</w:t>
      </w:r>
      <w:r w:rsidR="00EF303A">
        <w:rPr>
          <w:rFonts w:eastAsiaTheme="minorEastAsia"/>
        </w:rPr>
        <w:t xml:space="preserve"> </w:t>
      </w:r>
      <w:r>
        <w:rPr>
          <w:rFonts w:eastAsiaTheme="minorEastAsia"/>
        </w:rPr>
        <w:t xml:space="preserve">The </w:t>
      </w:r>
      <w:r w:rsidR="00CA4454">
        <w:rPr>
          <w:rFonts w:eastAsiaTheme="minorEastAsia"/>
        </w:rPr>
        <w:t>c</w:t>
      </w:r>
      <w:r>
        <w:rPr>
          <w:rFonts w:eastAsiaTheme="minorEastAsia"/>
        </w:rPr>
        <w:t xml:space="preserve">hange in free energy </w:t>
      </w:r>
      <w:r w:rsidR="00CA4454">
        <w:rPr>
          <w:rFonts w:eastAsiaTheme="minorEastAsia"/>
        </w:rPr>
        <w:t xml:space="preserve">due to modifying the prior </w:t>
      </w:r>
      <w:r>
        <w:rPr>
          <w:rFonts w:eastAsiaTheme="minorEastAsia"/>
        </w:rPr>
        <w:t xml:space="preserve">was calculated analytically using Bayesian model reduction (implemented in the SPM function </w:t>
      </w:r>
      <w:proofErr w:type="spellStart"/>
      <w:r>
        <w:rPr>
          <w:rFonts w:eastAsiaTheme="minorEastAsia"/>
        </w:rPr>
        <w:t>spm_log_evidence_reduce</w:t>
      </w:r>
      <w:proofErr w:type="spellEnd"/>
      <w:r>
        <w:rPr>
          <w:rFonts w:eastAsiaTheme="minorEastAsia"/>
        </w:rPr>
        <w:t xml:space="preserve">). </w:t>
      </w:r>
      <w:r w:rsidR="00CE4887">
        <w:rPr>
          <w:rFonts w:eastAsiaTheme="minorEastAsia"/>
        </w:rPr>
        <w:t>The</w:t>
      </w:r>
      <w:r w:rsidR="00AE1833">
        <w:rPr>
          <w:rFonts w:eastAsiaTheme="minorEastAsia"/>
        </w:rPr>
        <w:t xml:space="preserve"> difference in free energy</w:t>
      </w:r>
      <w:r w:rsidR="00CA4454">
        <w:rPr>
          <w:rFonts w:eastAsiaTheme="minorEastAsia"/>
        </w:rPr>
        <w:t xml:space="preserve"> (the log Bayes factor)</w:t>
      </w:r>
      <w:r w:rsidR="00CE4887">
        <w:rPr>
          <w:rFonts w:eastAsiaTheme="minorEastAsia"/>
        </w:rPr>
        <w:t xml:space="preserve"> </w:t>
      </w:r>
      <w:r w:rsidR="003C5850">
        <w:rPr>
          <w:rFonts w:eastAsiaTheme="minorEastAsia"/>
        </w:rPr>
        <w:t>quantified</w:t>
      </w:r>
      <w:r w:rsidR="00CE4887">
        <w:rPr>
          <w:rFonts w:eastAsiaTheme="minorEastAsia"/>
        </w:rPr>
        <w:t xml:space="preserve"> the evidence in favour of the model that included experimental effects</w:t>
      </w:r>
      <w:r w:rsidR="00CA4454">
        <w:rPr>
          <w:rFonts w:eastAsiaTheme="minorEastAsia"/>
        </w:rPr>
        <w:t>.</w:t>
      </w:r>
    </w:p>
    <w:p w14:paraId="481A1994" w14:textId="77777777" w:rsidR="003B5108" w:rsidRPr="00FB6A3A" w:rsidRDefault="003B5108" w:rsidP="003B5108">
      <w:pPr>
        <w:pStyle w:val="Heading3"/>
        <w:rPr>
          <w:rFonts w:eastAsiaTheme="minorEastAsia"/>
        </w:rPr>
      </w:pPr>
      <w:r w:rsidRPr="00FB6A3A">
        <w:rPr>
          <w:rFonts w:eastAsiaTheme="minorEastAsia"/>
        </w:rPr>
        <w:t>Group analysis</w:t>
      </w:r>
    </w:p>
    <w:p w14:paraId="33D14159" w14:textId="0FF6133C" w:rsidR="00A4583A" w:rsidRPr="00922B25" w:rsidRDefault="00365868" w:rsidP="003B5108">
      <w:pPr>
        <w:rPr>
          <w:rFonts w:eastAsiaTheme="minorEastAsia"/>
        </w:rPr>
      </w:pPr>
      <w:r>
        <w:t>To identify effects over subjects, w</w:t>
      </w:r>
      <w:r w:rsidR="00F85369" w:rsidRPr="00FB6A3A">
        <w:t>e used s</w:t>
      </w:r>
      <w:r w:rsidR="003B5108" w:rsidRPr="00FB6A3A">
        <w:t xml:space="preserve">tandard </w:t>
      </w:r>
      <w:r w:rsidR="00940EF5">
        <w:t>tools</w:t>
      </w:r>
      <w:r w:rsidR="003B5108" w:rsidRPr="00FB6A3A">
        <w:t xml:space="preserve"> in SPM for</w:t>
      </w:r>
      <w:r w:rsidR="00F85369" w:rsidRPr="00FB6A3A">
        <w:t xml:space="preserve"> Bayesian</w:t>
      </w:r>
      <w:r w:rsidR="003B5108" w:rsidRPr="00FB6A3A">
        <w:t xml:space="preserve"> hierarchical </w:t>
      </w:r>
      <w:r w:rsidR="00F85369" w:rsidRPr="00FB6A3A">
        <w:t>linear regression, referred to as Parametric Empirical Bayes (PEB)</w:t>
      </w:r>
      <w:r w:rsidR="000D420A">
        <w:t xml:space="preserve"> </w:t>
      </w:r>
      <w:r w:rsidR="000D420A">
        <w:fldChar w:fldCharType="begin">
          <w:fldData xml:space="preserve">PEVuZE5vdGU+PENpdGU+PEF1dGhvcj5GcmlzdG9uPC9BdXRob3I+PFllYXI+MjAxNjwvWWVhcj48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</w:fldData>
        </w:fldChar>
      </w:r>
      <w:r w:rsidR="000D420A">
        <w:instrText xml:space="preserve"> ADDIN EN.CITE </w:instrText>
      </w:r>
      <w:r w:rsidR="000D420A">
        <w:fldChar w:fldCharType="begin">
          <w:fldData xml:space="preserve">PEVuZE5vdGU+PENpdGU+PEF1dGhvcj5GcmlzdG9uPC9BdXRob3I+PFllYXI+MjAxNjwvWWVhcj48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</w:fldData>
        </w:fldChar>
      </w:r>
      <w:r w:rsidR="000D420A">
        <w:instrText xml:space="preserve"> ADDIN EN.CITE.DATA </w:instrText>
      </w:r>
      <w:r w:rsidR="000D420A">
        <w:fldChar w:fldCharType="end"/>
      </w:r>
      <w:r w:rsidR="000D420A">
        <w:fldChar w:fldCharType="separate"/>
      </w:r>
      <w:r w:rsidR="000D420A">
        <w:rPr>
          <w:noProof/>
        </w:rPr>
        <w:t>(Friston et al., 2016, Zeidman et al., 2019)</w:t>
      </w:r>
      <w:r w:rsidR="000D420A">
        <w:fldChar w:fldCharType="end"/>
      </w:r>
      <w:r w:rsidR="000D420A">
        <w:t xml:space="preserve">. </w:t>
      </w:r>
      <w:r w:rsidR="00CE4887">
        <w:t>Using</w:t>
      </w:r>
      <w:r w:rsidR="0078738B">
        <w:t xml:space="preserve"> this framework</w:t>
      </w:r>
      <w:r w:rsidR="00F85369" w:rsidRPr="00FB6A3A">
        <w:t xml:space="preserve">, </w:t>
      </w:r>
      <w:r w:rsidR="00CE4887">
        <w:t>we specified a</w:t>
      </w:r>
      <w:r w:rsidR="00992DD7">
        <w:t xml:space="preserve"> hierarchical model </w:t>
      </w:r>
      <w:r w:rsidR="00CE4887">
        <w:t>consisting of t</w:t>
      </w:r>
      <w:r w:rsidR="00F85369" w:rsidRPr="00FB6A3A">
        <w:t xml:space="preserve">he </w:t>
      </w:r>
      <w:proofErr w:type="spellStart"/>
      <w:r w:rsidR="00992DD7">
        <w:t>v</w:t>
      </w:r>
      <w:r w:rsidR="00F85369" w:rsidRPr="00FB6A3A">
        <w:t>RSA</w:t>
      </w:r>
      <w:proofErr w:type="spellEnd"/>
      <w:r w:rsidR="00F85369" w:rsidRPr="00FB6A3A">
        <w:t xml:space="preserve"> models at the </w:t>
      </w:r>
      <w:r w:rsidR="00992DD7">
        <w:t>individual-subject</w:t>
      </w:r>
      <w:r w:rsidR="00F85369" w:rsidRPr="00FB6A3A">
        <w:t xml:space="preserve"> level and a general linear model (GLM) at the </w:t>
      </w:r>
      <w:r w:rsidR="00992DD7">
        <w:t>group</w:t>
      </w:r>
      <w:r w:rsidR="00F85369" w:rsidRPr="00FB6A3A">
        <w:t xml:space="preserve"> level</w:t>
      </w:r>
      <w:r w:rsidR="00A4583A" w:rsidRPr="00FB6A3A">
        <w:t xml:space="preserve">. Assembling all </w:t>
      </w:r>
      <w:r w:rsidR="00901021">
        <w:t>of the group of subjects</w:t>
      </w:r>
      <w:r w:rsidR="005C2C0C">
        <w:t>’</w:t>
      </w:r>
      <w:r w:rsidR="00A4583A" w:rsidRPr="00FB6A3A">
        <w:t xml:space="preserve"> hyperparameters into a single vector </w:t>
      </w:r>
      <m:oMath>
        <m:sSub>
          <m:sSubPr>
            <m:ctrlPr>
              <w:rPr>
                <w:rFonts w:ascii="Cambria Math" w:hAnsi="Cambria Math"/>
                <w:b/>
                <w:i/>
              </w:rPr>
            </m:ctrlPr>
          </m:sSubPr>
          <m:e>
            <m:r>
              <m:rPr>
                <m:sty m:val="bi"/>
              </m:rPr>
              <w:rPr>
                <w:rFonts w:ascii="Cambria Math" w:hAnsi="Cambria Math"/>
              </w:rPr>
              <m:t>λ</m:t>
            </m:r>
          </m:e>
          <m:sub>
            <m:r>
              <m:rPr>
                <m:sty m:val="bi"/>
              </m:rPr>
              <w:rPr>
                <w:rFonts w:ascii="Cambria Math" w:hAnsi="Cambria Math"/>
              </w:rPr>
              <m:t>g</m:t>
            </m:r>
          </m:sub>
        </m:sSub>
      </m:oMath>
      <w:r w:rsidR="00A4583A" w:rsidRPr="00FB6A3A">
        <w:rPr>
          <w:rFonts w:eastAsiaTheme="minorEastAsia"/>
        </w:rPr>
        <w:t>, the</w:t>
      </w:r>
      <w:r w:rsidR="005C2C0C">
        <w:rPr>
          <w:rFonts w:eastAsiaTheme="minorEastAsia"/>
        </w:rPr>
        <w:t xml:space="preserve"> PEB</w:t>
      </w:r>
      <w:r w:rsidR="00A4583A" w:rsidRPr="00FB6A3A">
        <w:rPr>
          <w:rFonts w:eastAsiaTheme="minorEastAsia"/>
        </w:rPr>
        <w:t xml:space="preserve"> model </w:t>
      </w:r>
      <w:r w:rsidR="0078738B">
        <w:rPr>
          <w:rFonts w:eastAsiaTheme="minorEastAsia"/>
        </w:rPr>
        <w:t>was defined as</w:t>
      </w:r>
      <w:r w:rsidR="00A4583A" w:rsidRPr="00FB6A3A">
        <w:rPr>
          <w:rFonts w:eastAsiaTheme="minorEastAsia"/>
        </w:rPr>
        <w:t>:</w:t>
      </w:r>
    </w:p>
    <w:p w14:paraId="7DC4D470" w14:textId="2926797F" w:rsidR="00F85369" w:rsidRPr="00FB6A3A" w:rsidRDefault="008441DD" w:rsidP="00F85369">
      <w:pPr>
        <w:rPr>
          <w:rFonts w:eastAsiaTheme="minorEastAsia"/>
          <w:b/>
        </w:rPr>
      </w:pPr>
      <m:oMathPara>
        <m:oMath>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g</m:t>
              </m:r>
            </m:sub>
          </m:sSub>
          <m:r>
            <m:rPr>
              <m:sty m:val="bi"/>
              <m:aln/>
            </m:rPr>
            <w:rPr>
              <w:rFonts w:ascii="Cambria Math" w:eastAsiaTheme="minorEastAsia" w:hAnsi="Cambria Math"/>
            </w:rPr>
            <m:t>=Wθ+</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(2)</m:t>
              </m:r>
            </m:sup>
          </m:sSup>
          <m:r>
            <m:rPr>
              <m:sty m:val="p"/>
            </m:rPr>
            <w:rPr>
              <w:rFonts w:ascii="Cambria Math" w:eastAsiaTheme="minorEastAsia" w:hAnsi="Cambria Math"/>
            </w:rPr>
            <w:br/>
          </m:r>
        </m:oMath>
        <m:oMath>
          <m:sSup>
            <m:sSupPr>
              <m:ctrlPr>
                <w:rPr>
                  <w:rFonts w:ascii="Cambria Math" w:hAnsi="Cambria Math"/>
                  <w:i/>
                </w:rPr>
              </m:ctrlPr>
            </m:sSupPr>
            <m:e>
              <m:acc>
                <m:accPr>
                  <m:ctrlPr>
                    <w:rPr>
                      <w:rFonts w:ascii="Cambria Math" w:eastAsiaTheme="minorEastAsia" w:hAnsi="Cambria Math"/>
                      <w:b/>
                      <w:i/>
                    </w:rPr>
                  </m:ctrlPr>
                </m:accPr>
                <m:e>
                  <m:r>
                    <m:rPr>
                      <m:sty m:val="bi"/>
                    </m:rPr>
                    <w:rPr>
                      <w:rFonts w:ascii="Cambria Math" w:eastAsiaTheme="minorEastAsia" w:hAnsi="Cambria Math"/>
                    </w:rPr>
                    <m:t>G</m:t>
                  </m:r>
                </m:e>
              </m:acc>
            </m:e>
            <m:sup>
              <m:r>
                <w:rPr>
                  <w:rFonts w:ascii="Cambria Math" w:hAnsi="Cambria Math"/>
                </w:rPr>
                <m:t>(s)</m:t>
              </m:r>
            </m:sup>
          </m:sSup>
          <m:r>
            <m:rPr>
              <m:aln/>
            </m:rPr>
            <w:rPr>
              <w:rFonts w:ascii="Cambria Math"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1</m:t>
                      </m:r>
                    </m:sub>
                    <m:sup>
                      <m:r>
                        <w:rPr>
                          <w:rFonts w:ascii="Cambria Math" w:hAnsi="Cambria Math"/>
                        </w:rPr>
                        <m:t>(s)</m:t>
                      </m:r>
                    </m:sup>
                  </m:sSubSup>
                </m:e>
              </m:d>
            </m:e>
          </m:func>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1</m:t>
              </m:r>
            </m:sub>
          </m:sSub>
          <m:r>
            <m:rPr>
              <m:sty m:val="bi"/>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2</m:t>
                      </m:r>
                    </m:sub>
                    <m:sup>
                      <m:r>
                        <w:rPr>
                          <w:rFonts w:ascii="Cambria Math" w:hAnsi="Cambria Math"/>
                        </w:rPr>
                        <m:t>(s)</m:t>
                      </m:r>
                    </m:sup>
                  </m:sSubSup>
                </m:e>
              </m:d>
            </m:e>
          </m:func>
          <m:sSub>
            <m:sSubPr>
              <m:ctrlPr>
                <w:rPr>
                  <w:rFonts w:ascii="Cambria Math" w:eastAsiaTheme="minorEastAsia" w:hAnsi="Cambria Math"/>
                  <w:b/>
                  <w:i/>
                </w:rPr>
              </m:ctrlPr>
            </m:sSubPr>
            <m:e>
              <m:r>
                <m:rPr>
                  <m:sty m:val="bi"/>
                </m:rPr>
                <w:rPr>
                  <w:rFonts w:ascii="Cambria Math" w:eastAsiaTheme="minorEastAsia" w:hAnsi="Cambria Math"/>
                </w:rPr>
                <m:t>Q</m:t>
              </m:r>
            </m:e>
            <m:sub>
              <m:r>
                <m:rPr>
                  <m:sty m:val="bi"/>
                </m:rPr>
                <w:rPr>
                  <w:rFonts w:ascii="Cambria Math" w:eastAsiaTheme="minorEastAsia" w:hAnsi="Cambria Math"/>
                </w:rPr>
                <m:t>2</m:t>
              </m:r>
            </m:sub>
          </m:sSub>
          <m:r>
            <m:rPr>
              <m:sty m:val="bi"/>
            </m:rPr>
            <w:rPr>
              <w:rFonts w:ascii="Cambria Math" w:eastAsiaTheme="minorEastAsia" w:hAnsi="Cambria Math"/>
            </w:rPr>
            <m:t>+…</m:t>
          </m:r>
        </m:oMath>
      </m:oMathPara>
    </w:p>
    <w:p w14:paraId="7DC4FE43" w14:textId="76770469" w:rsidR="00A44312" w:rsidRDefault="004B307A" w:rsidP="00A4583A">
      <w:pPr>
        <w:rPr>
          <w:rFonts w:eastAsiaTheme="minorEastAsia"/>
        </w:rPr>
      </w:pPr>
      <w:r w:rsidRPr="00FB6A3A">
        <w:rPr>
          <w:rFonts w:eastAsiaTheme="minorEastAsia"/>
        </w:rPr>
        <w:t>The second line of the equation</w:t>
      </w:r>
      <w:r w:rsidR="00F85369" w:rsidRPr="00FB6A3A">
        <w:rPr>
          <w:rFonts w:eastAsiaTheme="minorEastAsia"/>
        </w:rPr>
        <w:t xml:space="preserve"> says </w:t>
      </w:r>
      <w:r w:rsidR="00A4583A" w:rsidRPr="00FB6A3A">
        <w:rPr>
          <w:rFonts w:eastAsiaTheme="minorEastAsia"/>
        </w:rPr>
        <w:t xml:space="preserve">that </w:t>
      </w:r>
      <m:oMath>
        <m:sSup>
          <m:sSupPr>
            <m:ctrlPr>
              <w:rPr>
                <w:rFonts w:ascii="Cambria Math" w:hAnsi="Cambria Math"/>
                <w:i/>
              </w:rPr>
            </m:ctrlPr>
          </m:sSupPr>
          <m:e>
            <m:acc>
              <m:accPr>
                <m:ctrlPr>
                  <w:rPr>
                    <w:rFonts w:ascii="Cambria Math" w:eastAsiaTheme="minorEastAsia" w:hAnsi="Cambria Math"/>
                    <w:b/>
                    <w:i/>
                  </w:rPr>
                </m:ctrlPr>
              </m:accPr>
              <m:e>
                <m:r>
                  <m:rPr>
                    <m:sty m:val="bi"/>
                  </m:rPr>
                  <w:rPr>
                    <w:rFonts w:ascii="Cambria Math" w:eastAsiaTheme="minorEastAsia" w:hAnsi="Cambria Math"/>
                  </w:rPr>
                  <m:t>G</m:t>
                </m:r>
              </m:e>
            </m:acc>
          </m:e>
          <m:sup>
            <m:r>
              <w:rPr>
                <w:rFonts w:ascii="Cambria Math" w:hAnsi="Cambria Math"/>
              </w:rPr>
              <m:t>(s)</m:t>
            </m:r>
          </m:sup>
        </m:sSup>
        <m:r>
          <w:rPr>
            <w:rFonts w:ascii="Cambria Math" w:eastAsiaTheme="minorEastAsia" w:hAnsi="Cambria Math"/>
          </w:rPr>
          <m:t>,</m:t>
        </m:r>
      </m:oMath>
      <w:r w:rsidR="00F85369" w:rsidRPr="00FB6A3A">
        <w:rPr>
          <w:rFonts w:eastAsiaTheme="minorEastAsia"/>
        </w:rPr>
        <w:t xml:space="preserve"> the </w:t>
      </w:r>
      <w:r w:rsidR="00A4583A" w:rsidRPr="00FB6A3A">
        <w:rPr>
          <w:rFonts w:eastAsiaTheme="minorEastAsia"/>
        </w:rPr>
        <w:t xml:space="preserve">condition-by-condition covariance matrix </w:t>
      </w:r>
      <w:r w:rsidR="00F85369" w:rsidRPr="00FB6A3A">
        <w:rPr>
          <w:rFonts w:eastAsiaTheme="minorEastAsia"/>
        </w:rPr>
        <w:t xml:space="preserve">from subject </w:t>
      </w:r>
      <m:oMath>
        <m:r>
          <w:rPr>
            <w:rFonts w:ascii="Cambria Math" w:eastAsiaTheme="minorEastAsia" w:hAnsi="Cambria Math"/>
          </w:rPr>
          <m:t>s</m:t>
        </m:r>
      </m:oMath>
      <w:r w:rsidR="00F85369" w:rsidRPr="00FB6A3A">
        <w:rPr>
          <w:rFonts w:eastAsiaTheme="minorEastAsia"/>
        </w:rPr>
        <w:t xml:space="preserve">, </w:t>
      </w:r>
      <w:r w:rsidR="004C7B48">
        <w:rPr>
          <w:rFonts w:eastAsiaTheme="minorEastAsia"/>
        </w:rPr>
        <w:t>was</w:t>
      </w:r>
      <w:r w:rsidR="00A4583A" w:rsidRPr="00FB6A3A">
        <w:rPr>
          <w:rFonts w:eastAsiaTheme="minorEastAsia"/>
        </w:rPr>
        <w:t xml:space="preserve"> modelled according to the covariance component model introduced earlier.</w:t>
      </w:r>
      <w:r w:rsidR="00F85369" w:rsidRPr="00FB6A3A">
        <w:rPr>
          <w:rFonts w:eastAsiaTheme="minorEastAsia"/>
        </w:rPr>
        <w:t xml:space="preserve"> </w:t>
      </w:r>
      <w:r w:rsidR="00B63851">
        <w:rPr>
          <w:rFonts w:eastAsiaTheme="minorEastAsia"/>
        </w:rPr>
        <w:t xml:space="preserve">The first line says that </w:t>
      </w:r>
      <w:r w:rsidR="005F6070">
        <w:rPr>
          <w:rFonts w:eastAsiaTheme="minorEastAsia"/>
        </w:rPr>
        <w:t xml:space="preserve">a vector containing the </w:t>
      </w:r>
      <w:r w:rsidR="00A4583A" w:rsidRPr="00FB6A3A">
        <w:rPr>
          <w:rFonts w:eastAsiaTheme="minorEastAsia"/>
        </w:rPr>
        <w:t>hyperparameters</w:t>
      </w:r>
      <w:r w:rsidR="00B63851">
        <w:rPr>
          <w:rFonts w:eastAsiaTheme="minorEastAsia"/>
        </w:rPr>
        <w:t xml:space="preserve"> from all subjects</w:t>
      </w:r>
      <w:r w:rsidR="006406D7">
        <w:rPr>
          <w:rFonts w:eastAsiaTheme="minorEastAsia"/>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g</m:t>
            </m:r>
          </m:sub>
        </m:sSub>
        <m:r>
          <w:rPr>
            <w:rFonts w:ascii="Cambria Math" w:eastAsiaTheme="minorEastAsia" w:hAnsi="Cambria Math"/>
          </w:rPr>
          <m:t>=</m:t>
        </m:r>
        <m:d>
          <m:dPr>
            <m:ctrlPr>
              <w:rPr>
                <w:rFonts w:ascii="Cambria Math" w:eastAsiaTheme="minorEastAsia" w:hAnsi="Cambria Math"/>
                <w:i/>
              </w:rPr>
            </m:ctrlPr>
          </m:dPr>
          <m:e>
            <m:sSup>
              <m:sSupPr>
                <m:ctrlPr>
                  <w:rPr>
                    <w:rFonts w:ascii="Cambria Math" w:hAnsi="Cambria Math"/>
                    <w:i/>
                  </w:rPr>
                </m:ctrlPr>
              </m:sSupPr>
              <m:e>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hAnsi="Cambria Math"/>
                    <w:i/>
                  </w:rPr>
                </m:ctrlPr>
              </m:sSupPr>
              <m:e>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hAnsi="Cambria Math"/>
              </w:rPr>
              <m:t>,…</m:t>
            </m:r>
          </m:e>
        </m:d>
      </m:oMath>
      <w:r w:rsidR="00A4583A" w:rsidRPr="00FB6A3A">
        <w:rPr>
          <w:rFonts w:eastAsiaTheme="minorEastAsia"/>
        </w:rPr>
        <w:t xml:space="preserve"> </w:t>
      </w:r>
      <w:r w:rsidR="004C7B48">
        <w:rPr>
          <w:rFonts w:eastAsiaTheme="minorEastAsia"/>
        </w:rPr>
        <w:t>were</w:t>
      </w:r>
      <w:r w:rsidR="00A4583A" w:rsidRPr="00FB6A3A">
        <w:rPr>
          <w:rFonts w:eastAsiaTheme="minorEastAsia"/>
        </w:rPr>
        <w:t xml:space="preserve"> modelled by a </w:t>
      </w:r>
      <w:r w:rsidR="006E6D46">
        <w:rPr>
          <w:rFonts w:eastAsiaTheme="minorEastAsia"/>
        </w:rPr>
        <w:t>GLM</w:t>
      </w:r>
      <w:r w:rsidR="00A4583A" w:rsidRPr="00FB6A3A">
        <w:rPr>
          <w:rFonts w:eastAsiaTheme="minorEastAsia"/>
        </w:rPr>
        <w:t xml:space="preserve"> with between-subjects design matrix </w:t>
      </w:r>
      <m:oMath>
        <m:r>
          <m:rPr>
            <m:sty m:val="bi"/>
          </m:rPr>
          <w:rPr>
            <w:rFonts w:ascii="Cambria Math" w:eastAsiaTheme="minorEastAsia" w:hAnsi="Cambria Math"/>
          </w:rPr>
          <m:t>W</m:t>
        </m:r>
      </m:oMath>
      <w:r w:rsidR="00A4583A" w:rsidRPr="006E6D46">
        <w:rPr>
          <w:rFonts w:eastAsiaTheme="minorEastAsia"/>
        </w:rPr>
        <w:t>.</w:t>
      </w:r>
      <w:r w:rsidR="00A4583A" w:rsidRPr="00FB6A3A">
        <w:rPr>
          <w:rFonts w:eastAsiaTheme="minorEastAsia"/>
          <w:b/>
        </w:rPr>
        <w:t xml:space="preserve"> </w:t>
      </w:r>
      <w:r w:rsidR="00A4583A" w:rsidRPr="00FB6A3A">
        <w:rPr>
          <w:rFonts w:eastAsiaTheme="minorEastAsia"/>
        </w:rPr>
        <w:t xml:space="preserve">The corresponding regression parameters </w:t>
      </w:r>
      <m:oMath>
        <m:r>
          <m:rPr>
            <m:sty m:val="bi"/>
          </m:rPr>
          <w:rPr>
            <w:rFonts w:ascii="Cambria Math" w:eastAsiaTheme="minorEastAsia" w:hAnsi="Cambria Math"/>
          </w:rPr>
          <m:t>θ</m:t>
        </m:r>
      </m:oMath>
      <w:r w:rsidR="00A4583A" w:rsidRPr="00FB6A3A">
        <w:rPr>
          <w:rFonts w:eastAsiaTheme="minorEastAsia"/>
        </w:rPr>
        <w:t xml:space="preserve"> encode</w:t>
      </w:r>
      <w:r w:rsidR="00536950">
        <w:rPr>
          <w:rFonts w:eastAsiaTheme="minorEastAsia"/>
        </w:rPr>
        <w:t>d</w:t>
      </w:r>
      <w:r w:rsidR="00A4583A" w:rsidRPr="00FB6A3A">
        <w:rPr>
          <w:rFonts w:eastAsiaTheme="minorEastAsia"/>
        </w:rPr>
        <w:t xml:space="preserve"> the group average </w:t>
      </w:r>
      <w:r w:rsidR="00DD72F0" w:rsidRPr="00FB6A3A">
        <w:rPr>
          <w:rFonts w:eastAsiaTheme="minorEastAsia"/>
        </w:rPr>
        <w:t>hyper</w:t>
      </w:r>
      <w:r w:rsidR="00A4583A" w:rsidRPr="00FB6A3A">
        <w:rPr>
          <w:rFonts w:eastAsiaTheme="minorEastAsia"/>
        </w:rPr>
        <w:t>parameter values, as well as the effects of any between-subjects covariates</w:t>
      </w:r>
      <w:r w:rsidR="005E7B1C">
        <w:rPr>
          <w:rFonts w:eastAsiaTheme="minorEastAsia"/>
        </w:rPr>
        <w:t xml:space="preserve"> (none was included here)</w:t>
      </w:r>
      <w:r w:rsidR="00A4583A" w:rsidRPr="00FB6A3A">
        <w:rPr>
          <w:rFonts w:eastAsiaTheme="minorEastAsia"/>
        </w:rPr>
        <w:t xml:space="preserve">. Error matrix </w:t>
      </w:r>
      <m:oMath>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(2)</m:t>
            </m:r>
          </m:sup>
        </m:sSup>
      </m:oMath>
      <w:r w:rsidR="00A4583A" w:rsidRPr="00FB6A3A">
        <w:rPr>
          <w:rFonts w:eastAsiaTheme="minorEastAsia"/>
          <w:b/>
        </w:rPr>
        <w:t xml:space="preserve"> </w:t>
      </w:r>
      <w:r w:rsidR="00A4583A" w:rsidRPr="00FB6A3A">
        <w:rPr>
          <w:rFonts w:eastAsiaTheme="minorEastAsia"/>
        </w:rPr>
        <w:t>encode</w:t>
      </w:r>
      <w:r w:rsidR="00536950">
        <w:rPr>
          <w:rFonts w:eastAsiaTheme="minorEastAsia"/>
        </w:rPr>
        <w:t>d</w:t>
      </w:r>
      <w:r w:rsidR="00A4583A" w:rsidRPr="00FB6A3A">
        <w:rPr>
          <w:rFonts w:eastAsiaTheme="minorEastAsia"/>
        </w:rPr>
        <w:t xml:space="preserve"> unexplained between-subject variability (i.e., random effects).</w:t>
      </w:r>
    </w:p>
    <w:p w14:paraId="32EA4DA6" w14:textId="0D6B23C2" w:rsidR="0022496D" w:rsidRDefault="00CA1E5B" w:rsidP="003B5108">
      <w:pPr>
        <w:rPr>
          <w:rFonts w:eastAsiaTheme="minorEastAsia"/>
        </w:rPr>
      </w:pPr>
      <w:r w:rsidRPr="00FB6A3A">
        <w:rPr>
          <w:rFonts w:eastAsiaTheme="minorEastAsia"/>
        </w:rPr>
        <w:t xml:space="preserve">Here, we </w:t>
      </w:r>
      <w:r w:rsidR="001C34F3" w:rsidRPr="00FB6A3A">
        <w:rPr>
          <w:rFonts w:eastAsiaTheme="minorEastAsia"/>
        </w:rPr>
        <w:t xml:space="preserve">took the </w:t>
      </w:r>
      <w:r w:rsidR="004C7B48">
        <w:rPr>
          <w:rFonts w:eastAsiaTheme="minorEastAsia"/>
        </w:rPr>
        <w:t>75</w:t>
      </w:r>
      <w:r w:rsidR="001C34F3" w:rsidRPr="00FB6A3A">
        <w:rPr>
          <w:rFonts w:eastAsiaTheme="minorEastAsia"/>
        </w:rPr>
        <w:t xml:space="preserve"> hyperparameters </w:t>
      </w:r>
      <w:r w:rsidR="00102E8B">
        <w:rPr>
          <w:rFonts w:eastAsiaTheme="minorEastAsia"/>
        </w:rPr>
        <w:t>quantifying the effect of each contrast at each time</w:t>
      </w:r>
      <w:r w:rsidR="001C34F3" w:rsidRPr="00FB6A3A">
        <w:rPr>
          <w:rFonts w:eastAsiaTheme="minorEastAsia"/>
        </w:rPr>
        <w:t xml:space="preserve"> to the group level</w:t>
      </w:r>
      <w:r w:rsidR="00536950">
        <w:rPr>
          <w:rFonts w:eastAsiaTheme="minorEastAsia"/>
        </w:rPr>
        <w:t>. T</w:t>
      </w:r>
      <w:r w:rsidRPr="00FB6A3A">
        <w:rPr>
          <w:rFonts w:eastAsiaTheme="minorEastAsia"/>
        </w:rPr>
        <w:t xml:space="preserve">he </w:t>
      </w:r>
      <w:r w:rsidR="004C7B48">
        <w:rPr>
          <w:rFonts w:eastAsiaTheme="minorEastAsia"/>
        </w:rPr>
        <w:t xml:space="preserve">group-level </w:t>
      </w:r>
      <w:r w:rsidRPr="00FB6A3A">
        <w:rPr>
          <w:rFonts w:eastAsiaTheme="minorEastAsia"/>
        </w:rPr>
        <w:t xml:space="preserve">design matrix </w:t>
      </w:r>
      <m:oMath>
        <m:r>
          <m:rPr>
            <m:sty m:val="bi"/>
          </m:rPr>
          <w:rPr>
            <w:rFonts w:ascii="Cambria Math" w:eastAsiaTheme="minorEastAsia" w:hAnsi="Cambria Math"/>
          </w:rPr>
          <m:t>W</m:t>
        </m:r>
      </m:oMath>
      <w:r w:rsidRPr="00FB6A3A">
        <w:rPr>
          <w:rFonts w:eastAsiaTheme="minorEastAsia"/>
          <w:b/>
        </w:rPr>
        <w:t xml:space="preserve"> </w:t>
      </w:r>
      <w:r w:rsidR="00536950" w:rsidRPr="00536950">
        <w:rPr>
          <w:rFonts w:eastAsiaTheme="minorEastAsia"/>
        </w:rPr>
        <w:t xml:space="preserve">therefore </w:t>
      </w:r>
      <w:r w:rsidR="009F693E">
        <w:rPr>
          <w:rFonts w:eastAsiaTheme="minorEastAsia"/>
        </w:rPr>
        <w:t>had</w:t>
      </w:r>
      <w:r w:rsidRPr="00FB6A3A">
        <w:rPr>
          <w:rFonts w:eastAsiaTheme="minorEastAsia"/>
        </w:rPr>
        <w:t xml:space="preserve"> </w:t>
      </w:r>
      <w:r w:rsidR="00A44312">
        <w:rPr>
          <w:rFonts w:eastAsiaTheme="minorEastAsia"/>
        </w:rPr>
        <w:t>75</w:t>
      </w:r>
      <w:r w:rsidRPr="00FB6A3A">
        <w:rPr>
          <w:rFonts w:eastAsiaTheme="minorEastAsia"/>
        </w:rPr>
        <w:t xml:space="preserve"> columns</w:t>
      </w:r>
      <w:r w:rsidR="001C34F3" w:rsidRPr="00FB6A3A">
        <w:rPr>
          <w:rFonts w:eastAsiaTheme="minorEastAsia"/>
        </w:rPr>
        <w:t xml:space="preserve"> </w:t>
      </w:r>
      <w:r w:rsidR="004C7B48">
        <w:rPr>
          <w:rFonts w:eastAsiaTheme="minorEastAsia"/>
        </w:rPr>
        <w:t>–</w:t>
      </w:r>
      <w:r w:rsidRPr="00FB6A3A">
        <w:rPr>
          <w:rFonts w:eastAsiaTheme="minorEastAsia"/>
        </w:rPr>
        <w:t xml:space="preserve"> </w:t>
      </w:r>
      <w:r w:rsidR="004C7B48">
        <w:rPr>
          <w:rFonts w:eastAsiaTheme="minorEastAsia"/>
        </w:rPr>
        <w:t>encoding</w:t>
      </w:r>
      <w:r w:rsidRPr="00FB6A3A">
        <w:rPr>
          <w:rFonts w:eastAsiaTheme="minorEastAsia"/>
        </w:rPr>
        <w:t xml:space="preserve"> the group average of </w:t>
      </w:r>
      <w:r w:rsidR="009F693E">
        <w:rPr>
          <w:rFonts w:eastAsiaTheme="minorEastAsia"/>
        </w:rPr>
        <w:t>each</w:t>
      </w:r>
      <w:r w:rsidR="005E7B1C">
        <w:rPr>
          <w:rFonts w:eastAsiaTheme="minorEastAsia"/>
        </w:rPr>
        <w:t xml:space="preserve"> hyperparameter</w:t>
      </w:r>
      <w:r w:rsidR="001C34F3" w:rsidRPr="00FB6A3A">
        <w:rPr>
          <w:rFonts w:eastAsiaTheme="minorEastAsia"/>
        </w:rPr>
        <w:t>.</w:t>
      </w:r>
      <w:r w:rsidR="00CD2E58" w:rsidRPr="00FB6A3A">
        <w:rPr>
          <w:rFonts w:eastAsiaTheme="minorEastAsia"/>
        </w:rPr>
        <w:t xml:space="preserve"> </w:t>
      </w:r>
      <w:r w:rsidR="0022496D" w:rsidRPr="00FB6A3A">
        <w:rPr>
          <w:rFonts w:eastAsiaTheme="minorEastAsia"/>
        </w:rPr>
        <w:t xml:space="preserve">Fitting </w:t>
      </w:r>
      <w:r w:rsidR="004C7B48">
        <w:rPr>
          <w:rFonts w:eastAsiaTheme="minorEastAsia"/>
        </w:rPr>
        <w:t>this</w:t>
      </w:r>
      <w:r w:rsidR="0022496D" w:rsidRPr="00FB6A3A">
        <w:rPr>
          <w:rFonts w:eastAsiaTheme="minorEastAsia"/>
        </w:rPr>
        <w:t xml:space="preserve"> PEB model to the data returned a posterior probability density over the group-level parameters, </w:t>
      </w:r>
      <m:oMath>
        <m:r>
          <m:rPr>
            <m:sty m:val="bi"/>
          </m:rPr>
          <w:rPr>
            <w:rFonts w:ascii="Cambria Math" w:eastAsiaTheme="minorEastAsia" w:hAnsi="Cambria Math"/>
          </w:rPr>
          <m:t>θ</m:t>
        </m:r>
      </m:oMath>
      <w:r w:rsidR="0022496D" w:rsidRPr="00FB6A3A">
        <w:rPr>
          <w:rFonts w:eastAsiaTheme="minorEastAsia"/>
        </w:rPr>
        <w:t xml:space="preserve">, as well as the free energy approximation of the log evidence, which </w:t>
      </w:r>
      <w:r w:rsidR="006A7CA2">
        <w:rPr>
          <w:rFonts w:eastAsiaTheme="minorEastAsia"/>
        </w:rPr>
        <w:t xml:space="preserve">scored </w:t>
      </w:r>
      <w:r w:rsidR="0022496D" w:rsidRPr="00FB6A3A">
        <w:rPr>
          <w:rFonts w:eastAsiaTheme="minorEastAsia"/>
        </w:rPr>
        <w:t xml:space="preserve">the quality of the complete hierarchical model. </w:t>
      </w:r>
    </w:p>
    <w:p w14:paraId="43A073BE" w14:textId="48513A1E" w:rsidR="00F33F95" w:rsidRDefault="00940EF5" w:rsidP="00940EF5">
      <w:pPr>
        <w:rPr>
          <w:rFonts w:eastAsiaTheme="minorEastAsia"/>
        </w:rPr>
      </w:pPr>
      <w:r>
        <w:rPr>
          <w:rFonts w:eastAsiaTheme="minorEastAsia"/>
        </w:rPr>
        <w:t>We then performed a series of Bayesian model comparisons – comparing the</w:t>
      </w:r>
      <w:r w:rsidR="006E6D46">
        <w:rPr>
          <w:rFonts w:eastAsiaTheme="minorEastAsia"/>
        </w:rPr>
        <w:t xml:space="preserve"> log</w:t>
      </w:r>
      <w:r>
        <w:rPr>
          <w:rFonts w:eastAsiaTheme="minorEastAsia"/>
        </w:rPr>
        <w:t xml:space="preserve"> evidence for the full </w:t>
      </w:r>
      <w:r w:rsidR="00D04A0A">
        <w:rPr>
          <w:rFonts w:eastAsiaTheme="minorEastAsia"/>
        </w:rPr>
        <w:t xml:space="preserve">PEB </w:t>
      </w:r>
      <w:r>
        <w:rPr>
          <w:rFonts w:eastAsiaTheme="minorEastAsia"/>
        </w:rPr>
        <w:t>model against reduced models</w:t>
      </w:r>
      <w:r w:rsidR="00DE75EF">
        <w:rPr>
          <w:rFonts w:eastAsiaTheme="minorEastAsia"/>
        </w:rPr>
        <w:t xml:space="preserve"> </w:t>
      </w:r>
      <w:r w:rsidR="006647B8">
        <w:rPr>
          <w:rFonts w:eastAsiaTheme="minorEastAsia"/>
        </w:rPr>
        <w:t>in which</w:t>
      </w:r>
      <w:r w:rsidR="00DE75EF">
        <w:rPr>
          <w:rFonts w:eastAsiaTheme="minorEastAsia"/>
        </w:rPr>
        <w:t xml:space="preserve"> particular mixtures of</w:t>
      </w:r>
      <w:r w:rsidR="006E6D46">
        <w:rPr>
          <w:rFonts w:eastAsiaTheme="minorEastAsia"/>
        </w:rPr>
        <w:t xml:space="preserve"> the</w:t>
      </w:r>
      <w:r w:rsidR="00DE75EF">
        <w:rPr>
          <w:rFonts w:eastAsiaTheme="minorEastAsia"/>
        </w:rPr>
        <w:t xml:space="preserve"> </w:t>
      </w:r>
      <w:r w:rsidR="00D04A0A">
        <w:rPr>
          <w:rFonts w:eastAsiaTheme="minorEastAsia"/>
        </w:rPr>
        <w:t>parameters</w:t>
      </w:r>
      <w:r w:rsidR="006E6D46">
        <w:rPr>
          <w:rFonts w:eastAsiaTheme="minorEastAsia"/>
        </w:rPr>
        <w:t xml:space="preserve"> </w:t>
      </w:r>
      <m:oMath>
        <m:r>
          <m:rPr>
            <m:sty m:val="bi"/>
          </m:rPr>
          <w:rPr>
            <w:rFonts w:ascii="Cambria Math" w:eastAsiaTheme="minorEastAsia" w:hAnsi="Cambria Math"/>
          </w:rPr>
          <m:t>θ</m:t>
        </m:r>
      </m:oMath>
      <w:r w:rsidR="00DE75EF">
        <w:rPr>
          <w:rFonts w:eastAsiaTheme="minorEastAsia"/>
        </w:rPr>
        <w:t xml:space="preserve"> </w:t>
      </w:r>
      <w:r w:rsidR="006E6D46">
        <w:rPr>
          <w:rFonts w:eastAsiaTheme="minorEastAsia"/>
        </w:rPr>
        <w:t xml:space="preserve">were </w:t>
      </w:r>
      <w:r w:rsidR="00DE75EF">
        <w:rPr>
          <w:rFonts w:eastAsiaTheme="minorEastAsia"/>
        </w:rPr>
        <w:t xml:space="preserve">switched off. </w:t>
      </w:r>
      <w:r w:rsidR="00BA7E25">
        <w:rPr>
          <w:rFonts w:eastAsiaTheme="minorEastAsia"/>
        </w:rPr>
        <w:t xml:space="preserve">First, we </w:t>
      </w:r>
      <w:r w:rsidR="006647B8">
        <w:rPr>
          <w:rFonts w:eastAsiaTheme="minorEastAsia"/>
        </w:rPr>
        <w:t>wanted</w:t>
      </w:r>
      <w:r w:rsidR="00BA7E25">
        <w:rPr>
          <w:rFonts w:eastAsiaTheme="minorEastAsia"/>
        </w:rPr>
        <w:t xml:space="preserve"> to visualise the parameters while suppressing </w:t>
      </w:r>
      <w:r w:rsidR="006E6D46">
        <w:rPr>
          <w:rFonts w:eastAsiaTheme="minorEastAsia"/>
        </w:rPr>
        <w:t>any</w:t>
      </w:r>
      <w:r w:rsidR="006647B8">
        <w:rPr>
          <w:rFonts w:eastAsiaTheme="minorEastAsia"/>
        </w:rPr>
        <w:t xml:space="preserve"> parameters</w:t>
      </w:r>
      <w:r w:rsidR="00BA7E25">
        <w:rPr>
          <w:rFonts w:eastAsiaTheme="minorEastAsia"/>
        </w:rPr>
        <w:t xml:space="preserve"> that did not contribute to the </w:t>
      </w:r>
      <w:r w:rsidR="009F693E">
        <w:rPr>
          <w:rFonts w:eastAsiaTheme="minorEastAsia"/>
        </w:rPr>
        <w:t>model evidence</w:t>
      </w:r>
      <w:r w:rsidR="00BA7E25">
        <w:rPr>
          <w:rFonts w:eastAsiaTheme="minorEastAsia"/>
        </w:rPr>
        <w:t>. To this end, w</w:t>
      </w:r>
      <w:r w:rsidR="00DE75EF">
        <w:rPr>
          <w:rFonts w:eastAsiaTheme="minorEastAsia"/>
        </w:rPr>
        <w:t>e</w:t>
      </w:r>
      <w:r w:rsidR="006647B8">
        <w:rPr>
          <w:rFonts w:eastAsiaTheme="minorEastAsia"/>
        </w:rPr>
        <w:t xml:space="preserve"> used standard tools in the SPM software to</w:t>
      </w:r>
      <w:r w:rsidR="00DE75EF">
        <w:rPr>
          <w:rFonts w:eastAsiaTheme="minorEastAsia"/>
        </w:rPr>
        <w:t xml:space="preserve"> </w:t>
      </w:r>
      <w:r w:rsidR="00BA7E25">
        <w:rPr>
          <w:rFonts w:eastAsiaTheme="minorEastAsia"/>
        </w:rPr>
        <w:t>performed</w:t>
      </w:r>
      <w:r w:rsidR="00DE75EF">
        <w:rPr>
          <w:rFonts w:eastAsiaTheme="minorEastAsia"/>
        </w:rPr>
        <w:t xml:space="preserve"> an automatic </w:t>
      </w:r>
      <w:r w:rsidR="009F693E">
        <w:rPr>
          <w:rFonts w:eastAsiaTheme="minorEastAsia"/>
        </w:rPr>
        <w:t>Bayesian model comparison</w:t>
      </w:r>
      <w:r w:rsidR="006647B8">
        <w:rPr>
          <w:rFonts w:eastAsiaTheme="minorEastAsia"/>
        </w:rPr>
        <w:t xml:space="preserve">, which </w:t>
      </w:r>
      <w:r w:rsidR="006E6D46">
        <w:rPr>
          <w:rFonts w:eastAsiaTheme="minorEastAsia"/>
        </w:rPr>
        <w:t xml:space="preserve">evaluated large numbers of reduced models with </w:t>
      </w:r>
      <w:r w:rsidR="00BA7E25">
        <w:rPr>
          <w:rFonts w:eastAsiaTheme="minorEastAsia"/>
        </w:rPr>
        <w:t>mixtures of parameters</w:t>
      </w:r>
      <w:r w:rsidR="006E6D46">
        <w:rPr>
          <w:rFonts w:eastAsiaTheme="minorEastAsia"/>
        </w:rPr>
        <w:t xml:space="preserve"> switched off</w:t>
      </w:r>
      <w:r w:rsidR="002E6E5D">
        <w:rPr>
          <w:rFonts w:eastAsiaTheme="minorEastAsia"/>
        </w:rPr>
        <w:t xml:space="preserve"> (fixed at their prior expectation)</w:t>
      </w:r>
      <w:r w:rsidR="006E6D46">
        <w:rPr>
          <w:rFonts w:eastAsiaTheme="minorEastAsia"/>
        </w:rPr>
        <w:t>.</w:t>
      </w:r>
      <w:r w:rsidR="004720CF">
        <w:rPr>
          <w:rFonts w:eastAsiaTheme="minorEastAsia"/>
        </w:rPr>
        <w:t xml:space="preserve"> This was </w:t>
      </w:r>
      <w:r w:rsidR="004720CF">
        <w:rPr>
          <w:rFonts w:eastAsiaTheme="minorEastAsia"/>
        </w:rPr>
        <w:lastRenderedPageBreak/>
        <w:t xml:space="preserve">performed rapidly using an analytic approach called </w:t>
      </w:r>
      <w:r w:rsidR="004720CF" w:rsidRPr="004720CF">
        <w:rPr>
          <w:rFonts w:eastAsiaTheme="minorEastAsia"/>
        </w:rPr>
        <w:t>Bayesian model reduction</w:t>
      </w:r>
      <w:r w:rsidR="004720CF">
        <w:rPr>
          <w:rFonts w:eastAsiaTheme="minorEastAsia"/>
        </w:rPr>
        <w:t>.</w:t>
      </w:r>
      <w:r w:rsidR="006E6D46">
        <w:rPr>
          <w:rFonts w:eastAsiaTheme="minorEastAsia"/>
        </w:rPr>
        <w:t xml:space="preserve"> </w:t>
      </w:r>
      <w:r w:rsidR="00BA7E25">
        <w:rPr>
          <w:rFonts w:eastAsiaTheme="minorEastAsia"/>
        </w:rPr>
        <w:t>The parameters of the best models</w:t>
      </w:r>
      <w:r w:rsidR="006647B8">
        <w:rPr>
          <w:rFonts w:eastAsiaTheme="minorEastAsia"/>
        </w:rPr>
        <w:t xml:space="preserve"> from this search</w:t>
      </w:r>
      <w:r w:rsidR="009F693E">
        <w:rPr>
          <w:rFonts w:eastAsiaTheme="minorEastAsia"/>
        </w:rPr>
        <w:t xml:space="preserve"> over models</w:t>
      </w:r>
      <w:r w:rsidR="00BA7E25">
        <w:rPr>
          <w:rFonts w:eastAsiaTheme="minorEastAsia"/>
        </w:rPr>
        <w:t xml:space="preserve"> were then averaged</w:t>
      </w:r>
      <w:r w:rsidR="00701C85">
        <w:rPr>
          <w:rFonts w:eastAsiaTheme="minorEastAsia"/>
        </w:rPr>
        <w:t xml:space="preserve"> (</w:t>
      </w:r>
      <w:r w:rsidR="00701C85" w:rsidRPr="00701C85">
        <w:rPr>
          <w:rFonts w:eastAsiaTheme="minorEastAsia"/>
          <w:i/>
        </w:rPr>
        <w:t>Bayesian model averagin</w:t>
      </w:r>
      <w:r w:rsidR="00701C85">
        <w:rPr>
          <w:rFonts w:eastAsiaTheme="minorEastAsia"/>
          <w:i/>
        </w:rPr>
        <w:t>g</w:t>
      </w:r>
      <w:r w:rsidR="00701C85">
        <w:rPr>
          <w:rFonts w:eastAsiaTheme="minorEastAsia"/>
        </w:rPr>
        <w:t>)</w:t>
      </w:r>
      <w:r w:rsidR="00BA7E25">
        <w:rPr>
          <w:rFonts w:eastAsiaTheme="minorEastAsia"/>
        </w:rPr>
        <w:t>, and it is these averaged parameters that we report.</w:t>
      </w:r>
    </w:p>
    <w:p w14:paraId="1A0E0C9C" w14:textId="37464E11" w:rsidR="00D04A0A" w:rsidRDefault="00D04A0A" w:rsidP="00940EF5">
      <w:pPr>
        <w:rPr>
          <w:rFonts w:eastAsiaTheme="minorEastAsia"/>
        </w:rPr>
      </w:pPr>
      <w:r>
        <w:rPr>
          <w:rFonts w:eastAsiaTheme="minorEastAsia"/>
        </w:rPr>
        <w:t xml:space="preserve">Next, </w:t>
      </w:r>
      <w:r w:rsidR="00BA7E25">
        <w:rPr>
          <w:rFonts w:eastAsiaTheme="minorEastAsia"/>
        </w:rPr>
        <w:t xml:space="preserve">we quantified the evidence for each experimental </w:t>
      </w:r>
      <w:r w:rsidR="00816B53">
        <w:rPr>
          <w:rFonts w:eastAsiaTheme="minorEastAsia"/>
        </w:rPr>
        <w:t xml:space="preserve">contrast </w:t>
      </w:r>
      <w:r w:rsidR="00BA7E25">
        <w:rPr>
          <w:rFonts w:eastAsiaTheme="minorEastAsia"/>
        </w:rPr>
        <w:t>(collapsing over post-stimulus time). S</w:t>
      </w:r>
      <w:r>
        <w:rPr>
          <w:rFonts w:eastAsiaTheme="minorEastAsia"/>
        </w:rPr>
        <w:t xml:space="preserve">tarting again with the full PEB model, we turned off all </w:t>
      </w:r>
      <w:r w:rsidR="00DB6236">
        <w:rPr>
          <w:rFonts w:eastAsiaTheme="minorEastAsia"/>
        </w:rPr>
        <w:t>the parameters</w:t>
      </w:r>
      <w:r>
        <w:rPr>
          <w:rFonts w:eastAsiaTheme="minorEastAsia"/>
        </w:rPr>
        <w:t xml:space="preserve"> relating to </w:t>
      </w:r>
      <w:r w:rsidR="00DB6236">
        <w:rPr>
          <w:rFonts w:eastAsiaTheme="minorEastAsia"/>
        </w:rPr>
        <w:t xml:space="preserve">a </w:t>
      </w:r>
      <w:proofErr w:type="gramStart"/>
      <w:r w:rsidR="00DB6236">
        <w:rPr>
          <w:rFonts w:eastAsiaTheme="minorEastAsia"/>
        </w:rPr>
        <w:t xml:space="preserve">particular </w:t>
      </w:r>
      <w:r>
        <w:rPr>
          <w:rFonts w:eastAsiaTheme="minorEastAsia"/>
        </w:rPr>
        <w:t xml:space="preserve"> experimental</w:t>
      </w:r>
      <w:proofErr w:type="gramEnd"/>
      <w:r>
        <w:rPr>
          <w:rFonts w:eastAsiaTheme="minorEastAsia"/>
        </w:rPr>
        <w:t xml:space="preserve"> condition</w:t>
      </w:r>
      <w:r w:rsidR="00DB6236">
        <w:rPr>
          <w:rFonts w:eastAsiaTheme="minorEastAsia"/>
        </w:rPr>
        <w:t>, and we repeated this for each condition</w:t>
      </w:r>
      <w:r>
        <w:rPr>
          <w:rFonts w:eastAsiaTheme="minorEastAsia"/>
        </w:rPr>
        <w:t xml:space="preserve">. For example, we turned off </w:t>
      </w:r>
      <w:r w:rsidR="00BA7E25">
        <w:rPr>
          <w:rFonts w:eastAsiaTheme="minorEastAsia"/>
        </w:rPr>
        <w:t xml:space="preserve">the 15 </w:t>
      </w:r>
      <w:r w:rsidR="00DB6236">
        <w:rPr>
          <w:rFonts w:eastAsiaTheme="minorEastAsia"/>
        </w:rPr>
        <w:t xml:space="preserve">parameters encoding </w:t>
      </w:r>
      <w:r w:rsidR="00BA7E25">
        <w:rPr>
          <w:rFonts w:eastAsiaTheme="minorEastAsia"/>
        </w:rPr>
        <w:t>the effects of</w:t>
      </w:r>
      <w:r>
        <w:rPr>
          <w:rFonts w:eastAsiaTheme="minorEastAsia"/>
        </w:rPr>
        <w:t xml:space="preserve"> ‘Face-Body’</w:t>
      </w:r>
      <w:r w:rsidR="00BA7E25">
        <w:rPr>
          <w:rFonts w:eastAsiaTheme="minorEastAsia"/>
        </w:rPr>
        <w:t xml:space="preserve"> </w:t>
      </w:r>
      <w:r w:rsidR="00DB6236">
        <w:rPr>
          <w:rFonts w:eastAsiaTheme="minorEastAsia"/>
        </w:rPr>
        <w:t>(one parameter per peristimulus t</w:t>
      </w:r>
      <w:r w:rsidR="00BA7E25">
        <w:rPr>
          <w:rFonts w:eastAsiaTheme="minorEastAsia"/>
        </w:rPr>
        <w:t>ime bin</w:t>
      </w:r>
      <w:r w:rsidR="00DB6236">
        <w:rPr>
          <w:rFonts w:eastAsiaTheme="minorEastAsia"/>
        </w:rPr>
        <w:t>)</w:t>
      </w:r>
      <w:r w:rsidR="00BA7E25">
        <w:rPr>
          <w:rFonts w:eastAsiaTheme="minorEastAsia"/>
        </w:rPr>
        <w:t xml:space="preserve">. We recorded the change in free energy and then </w:t>
      </w:r>
      <w:r w:rsidR="00DA3323">
        <w:rPr>
          <w:rFonts w:eastAsiaTheme="minorEastAsia"/>
        </w:rPr>
        <w:t xml:space="preserve">started again </w:t>
      </w:r>
      <w:r w:rsidR="00BA7E25">
        <w:rPr>
          <w:rFonts w:eastAsiaTheme="minorEastAsia"/>
        </w:rPr>
        <w:t xml:space="preserve">for </w:t>
      </w:r>
      <w:r w:rsidR="009D71EF">
        <w:rPr>
          <w:rFonts w:eastAsiaTheme="minorEastAsia"/>
        </w:rPr>
        <w:t>each of the</w:t>
      </w:r>
      <w:r w:rsidR="00BA7E25">
        <w:rPr>
          <w:rFonts w:eastAsiaTheme="minorEastAsia"/>
        </w:rPr>
        <w:t xml:space="preserve"> remaining four experimental conditions.</w:t>
      </w:r>
    </w:p>
    <w:p w14:paraId="57AF20D2" w14:textId="36FD66CF" w:rsidR="00BA7E25" w:rsidRDefault="00BA7E25" w:rsidP="00940EF5">
      <w:pPr>
        <w:rPr>
          <w:rFonts w:eastAsiaTheme="minorEastAsia"/>
        </w:rPr>
      </w:pPr>
      <w:r>
        <w:rPr>
          <w:rFonts w:eastAsiaTheme="minorEastAsia"/>
        </w:rPr>
        <w:t xml:space="preserve">Similarly, we quantified the evidence </w:t>
      </w:r>
      <w:r w:rsidR="00AD205E">
        <w:rPr>
          <w:rFonts w:eastAsiaTheme="minorEastAsia"/>
        </w:rPr>
        <w:t>that</w:t>
      </w:r>
      <w:r>
        <w:rPr>
          <w:rFonts w:eastAsiaTheme="minorEastAsia"/>
        </w:rPr>
        <w:t xml:space="preserve"> each of the 15 time bins </w:t>
      </w:r>
      <w:r w:rsidR="00AD205E">
        <w:rPr>
          <w:rFonts w:eastAsiaTheme="minorEastAsia"/>
        </w:rPr>
        <w:t>showed</w:t>
      </w:r>
      <w:r>
        <w:rPr>
          <w:rFonts w:eastAsiaTheme="minorEastAsia"/>
        </w:rPr>
        <w:t xml:space="preserve"> experimental effects (collapsed over </w:t>
      </w:r>
      <w:r w:rsidR="00816B53">
        <w:rPr>
          <w:rFonts w:eastAsiaTheme="minorEastAsia"/>
        </w:rPr>
        <w:t>contrasts</w:t>
      </w:r>
      <w:r>
        <w:rPr>
          <w:rFonts w:eastAsiaTheme="minorEastAsia"/>
        </w:rPr>
        <w:t xml:space="preserve">). Starting again with the full PEB model, we turned off all components relating to each time bin in turn. For example, we turned off the five components encoding the effects of </w:t>
      </w:r>
      <w:r w:rsidR="00DA3323">
        <w:rPr>
          <w:rFonts w:eastAsiaTheme="minorEastAsia"/>
        </w:rPr>
        <w:t>all</w:t>
      </w:r>
      <w:r>
        <w:rPr>
          <w:rFonts w:eastAsiaTheme="minorEastAsia"/>
        </w:rPr>
        <w:t xml:space="preserve"> condition</w:t>
      </w:r>
      <w:r w:rsidR="00DA3323">
        <w:rPr>
          <w:rFonts w:eastAsiaTheme="minorEastAsia"/>
        </w:rPr>
        <w:t>s</w:t>
      </w:r>
      <w:r>
        <w:rPr>
          <w:rFonts w:eastAsiaTheme="minorEastAsia"/>
        </w:rPr>
        <w:t xml:space="preserve"> on time bin 1. We recorded the change in free energy and then repeated this for the remaining 14 time bins.</w:t>
      </w:r>
    </w:p>
    <w:p w14:paraId="7F9725D3" w14:textId="1ED41807" w:rsidR="00493851" w:rsidRDefault="00493851" w:rsidP="00940EF5">
      <w:pPr>
        <w:rPr>
          <w:rFonts w:eastAsiaTheme="minorEastAsia"/>
        </w:rPr>
      </w:pPr>
      <w:r>
        <w:rPr>
          <w:rFonts w:eastAsiaTheme="minorEastAsia"/>
        </w:rPr>
        <w:t xml:space="preserve">We report the results of Bayesian model comparisons in two ways. The log Bayes factor is simply the difference between </w:t>
      </w:r>
      <w:r w:rsidR="002E6E5D">
        <w:rPr>
          <w:rFonts w:eastAsiaTheme="minorEastAsia"/>
        </w:rPr>
        <w:t>a</w:t>
      </w:r>
      <w:r>
        <w:rPr>
          <w:rFonts w:eastAsiaTheme="minorEastAsia"/>
        </w:rPr>
        <w:t xml:space="preserve"> model’s log evidence</w:t>
      </w:r>
      <w:r w:rsidR="002E6E5D">
        <w:rPr>
          <w:rFonts w:eastAsiaTheme="minorEastAsia"/>
        </w:rPr>
        <w:t xml:space="preserve"> and</w:t>
      </w:r>
      <w:r w:rsidR="00DA3323">
        <w:rPr>
          <w:rFonts w:eastAsiaTheme="minorEastAsia"/>
        </w:rPr>
        <w:t xml:space="preserve"> the log evidence</w:t>
      </w:r>
      <w:r w:rsidR="002E6E5D">
        <w:rPr>
          <w:rFonts w:eastAsiaTheme="minorEastAsia"/>
        </w:rPr>
        <w:t xml:space="preserve"> </w:t>
      </w:r>
      <w:r w:rsidR="00AD205E">
        <w:rPr>
          <w:rFonts w:eastAsiaTheme="minorEastAsia"/>
        </w:rPr>
        <w:t xml:space="preserve">of </w:t>
      </w:r>
      <w:r w:rsidR="002E6E5D">
        <w:rPr>
          <w:rFonts w:eastAsiaTheme="minorEastAsia"/>
        </w:rPr>
        <w:t>some reference model</w:t>
      </w:r>
      <w:r>
        <w:rPr>
          <w:rFonts w:eastAsiaTheme="minorEastAsia"/>
        </w:rPr>
        <w:t xml:space="preserve"> (approximated by the difference in free energies). A log Bayes factor of three equates to </w:t>
      </w:r>
      <m:oMath>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3</m:t>
                </m:r>
              </m:e>
            </m:d>
          </m:e>
        </m:func>
        <m:r>
          <w:rPr>
            <w:rFonts w:ascii="Cambria Math" w:eastAsiaTheme="minorEastAsia" w:hAnsi="Cambria Math"/>
          </w:rPr>
          <m:t>≈20</m:t>
        </m:r>
      </m:oMath>
      <w:r>
        <w:rPr>
          <w:rFonts w:eastAsiaTheme="minorEastAsia"/>
        </w:rPr>
        <w:t xml:space="preserve"> times the evidence in favour of one model or another, and is regarded as “strong evidence”</w:t>
      </w:r>
      <w:r w:rsidR="000B704C">
        <w:rPr>
          <w:rFonts w:eastAsiaTheme="minorEastAsia"/>
        </w:rPr>
        <w:t xml:space="preserve"> </w:t>
      </w:r>
      <w:r w:rsidR="000D0547">
        <w:rPr>
          <w:rFonts w:eastAsiaTheme="minorEastAsia"/>
        </w:rPr>
        <w:fldChar w:fldCharType="begin"/>
      </w:r>
      <w:r w:rsidR="004B37AF">
        <w:rPr>
          <w:rFonts w:eastAsiaTheme="minorEastAsia"/>
        </w:rPr>
        <w:instrText xml:space="preserve"> ADDIN EN.CITE &lt;EndNote&gt;&lt;Cite&gt;&lt;Author&gt;Kass&lt;/Author&gt;&lt;Year&gt;1995&lt;/Year&gt;&lt;RecNum&gt;2359&lt;/RecNum&gt;&lt;DisplayText&gt;(Kass and Raftery, 1995)&lt;/DisplayText&gt;&lt;record&gt;&lt;rec-number&gt;2359&lt;/rec-number&gt;&lt;foreign-keys&gt;&lt;key app="EN" db-id="dv2fw5ea2s9pwhe05rcxt5d60a5efpz0t5pz" timestamp="1530205626"&gt;2359&lt;/key&gt;&lt;/foreign-keys&gt;&lt;ref-type name="Journal Article"&gt;17&lt;/ref-type&gt;&lt;contributors&gt;&lt;authors&gt;&lt;author&gt;Kass, Robert E&lt;/author&gt;&lt;author&gt;Raftery, Adrian E&lt;/author&gt;&lt;/authors&gt;&lt;/contributors&gt;&lt;titles&gt;&lt;title&gt;Bayes factors&lt;/title&gt;&lt;secondary-title&gt;Journal of the american statistical association&lt;/secondary-title&gt;&lt;/titles&gt;&lt;periodical&gt;&lt;full-title&gt;Journal of the American Statistical Association&lt;/full-title&gt;&lt;abbr-1&gt;J Am Stat Assoc&lt;/abbr-1&gt;&lt;/periodical&gt;&lt;pages&gt;773-795&lt;/pages&gt;&lt;volume&gt;90&lt;/volume&gt;&lt;number&gt;430&lt;/number&gt;&lt;dates&gt;&lt;year&gt;1995&lt;/year&gt;&lt;/dates&gt;&lt;isbn&gt;0162-1459&lt;/isbn&gt;&lt;urls&gt;&lt;/urls&gt;&lt;/record&gt;&lt;/Cite&gt;&lt;/EndNote&gt;</w:instrText>
      </w:r>
      <w:r w:rsidR="000D0547">
        <w:rPr>
          <w:rFonts w:eastAsiaTheme="minorEastAsia"/>
        </w:rPr>
        <w:fldChar w:fldCharType="separate"/>
      </w:r>
      <w:r w:rsidR="004B37AF">
        <w:rPr>
          <w:rFonts w:eastAsiaTheme="minorEastAsia"/>
          <w:noProof/>
        </w:rPr>
        <w:t>(Kass and Raftery, 1995)</w:t>
      </w:r>
      <w:r w:rsidR="000D0547">
        <w:rPr>
          <w:rFonts w:eastAsiaTheme="minorEastAsia"/>
        </w:rPr>
        <w:fldChar w:fldCharType="end"/>
      </w:r>
      <w:r>
        <w:rPr>
          <w:rFonts w:eastAsiaTheme="minorEastAsia"/>
        </w:rPr>
        <w:t xml:space="preserve">. We also convert </w:t>
      </w:r>
      <w:r w:rsidR="00137F5C">
        <w:rPr>
          <w:rFonts w:eastAsiaTheme="minorEastAsia"/>
        </w:rPr>
        <w:t xml:space="preserve">the log Bayes factors to </w:t>
      </w:r>
      <w:r>
        <w:rPr>
          <w:rFonts w:eastAsiaTheme="minorEastAsia"/>
        </w:rPr>
        <w:t>probabilit</w:t>
      </w:r>
      <w:r w:rsidR="00137F5C">
        <w:rPr>
          <w:rFonts w:eastAsiaTheme="minorEastAsia"/>
        </w:rPr>
        <w:t>ies</w:t>
      </w:r>
      <w:r>
        <w:rPr>
          <w:rFonts w:eastAsiaTheme="minorEastAsia"/>
        </w:rPr>
        <w:t xml:space="preserve"> for each model given the data, which under equal priors for all models is a </w:t>
      </w:r>
      <w:proofErr w:type="spellStart"/>
      <w:r>
        <w:rPr>
          <w:rFonts w:eastAsiaTheme="minorEastAsia"/>
        </w:rPr>
        <w:t>softmax</w:t>
      </w:r>
      <w:proofErr w:type="spellEnd"/>
      <w:r>
        <w:rPr>
          <w:rFonts w:eastAsiaTheme="minorEastAsia"/>
        </w:rPr>
        <w:t xml:space="preserve"> function of the log evidences.</w:t>
      </w:r>
    </w:p>
    <w:p w14:paraId="35D7A9DD" w14:textId="21E4519A" w:rsidR="0085668C" w:rsidRDefault="0085668C" w:rsidP="0085668C">
      <w:pPr>
        <w:pStyle w:val="Heading2"/>
      </w:pPr>
      <w:r>
        <w:t>Results</w:t>
      </w:r>
    </w:p>
    <w:p w14:paraId="4C876366" w14:textId="559AE5F0" w:rsidR="0085668C" w:rsidRDefault="0085668C" w:rsidP="0085668C">
      <w:pPr>
        <w:pStyle w:val="Heading3"/>
      </w:pPr>
      <w:r>
        <w:t>Simulation results</w:t>
      </w:r>
    </w:p>
    <w:p w14:paraId="270A38A5" w14:textId="62A6A84B" w:rsidR="0064449A" w:rsidRDefault="00F4643A" w:rsidP="0064449A">
      <w:r>
        <w:t>Before applying the procedure described above to empirical data, we first performed simulation</w:t>
      </w:r>
      <w:r w:rsidR="00DB47C0">
        <w:t>s</w:t>
      </w:r>
      <w:r>
        <w:t xml:space="preserve"> to confirm that the model could recover the presence and absence of known effects (face validation). We simulated </w:t>
      </w:r>
      <w:r w:rsidR="00FA4BDF">
        <w:t xml:space="preserve">multivariate </w:t>
      </w:r>
      <w:r>
        <w:t xml:space="preserve">data for 10 virtual subjects, using the same design matrix and contrasts as for the empirical analysis </w:t>
      </w:r>
      <w:r w:rsidR="00895E48">
        <w:t>that follows</w:t>
      </w:r>
      <w:r>
        <w:t xml:space="preserve">. For these simulations, we </w:t>
      </w:r>
      <w:r w:rsidR="003125A1">
        <w:t>expressed two experimental effects in the data: the two-way interaction of Species and Body-part in the fourth time bin, and the main effect of Animate-Inanimate in the sixth time bin. The</w:t>
      </w:r>
      <w:r w:rsidR="006D3EF9">
        <w:t>re</w:t>
      </w:r>
      <w:r w:rsidR="003125A1">
        <w:t xml:space="preserve"> </w:t>
      </w:r>
      <w:r w:rsidR="006D3EF9">
        <w:t>was</w:t>
      </w:r>
      <w:r w:rsidR="003125A1">
        <w:t xml:space="preserve"> therefore</w:t>
      </w:r>
      <w:r w:rsidR="006D3EF9">
        <w:t xml:space="preserve"> an</w:t>
      </w:r>
      <w:r w:rsidR="003125A1">
        <w:t xml:space="preserve"> interaction between </w:t>
      </w:r>
      <w:r w:rsidR="006D3EF9">
        <w:t xml:space="preserve">peristimulus </w:t>
      </w:r>
      <w:r w:rsidR="003125A1">
        <w:t>time and condition.</w:t>
      </w:r>
      <w:r w:rsidR="004C5140">
        <w:t xml:space="preserve"> </w:t>
      </w:r>
      <w:r w:rsidR="00B5447E">
        <w:t>W</w:t>
      </w:r>
      <w:r w:rsidR="002178FC">
        <w:t>e</w:t>
      </w:r>
      <w:r w:rsidR="00362B06">
        <w:t xml:space="preserve"> fitted a </w:t>
      </w:r>
      <w:proofErr w:type="spellStart"/>
      <w:r w:rsidR="00362B06">
        <w:t>vRSA</w:t>
      </w:r>
      <w:proofErr w:type="spellEnd"/>
      <w:r w:rsidR="00362B06">
        <w:t xml:space="preserve"> model </w:t>
      </w:r>
      <w:r w:rsidR="00FB45F3">
        <w:t xml:space="preserve">with </w:t>
      </w:r>
      <w:r w:rsidR="0017433A">
        <w:t xml:space="preserve">76 </w:t>
      </w:r>
      <w:r w:rsidR="00FB45F3">
        <w:t xml:space="preserve">covariance components </w:t>
      </w:r>
      <w:r w:rsidR="0017433A">
        <w:t>corresponding to the effects of each contrast on each time bin</w:t>
      </w:r>
      <w:r w:rsidR="0064449A">
        <w:t>, and finally one component modelling observation noise.</w:t>
      </w:r>
      <w:r w:rsidR="00B5447E">
        <w:t xml:space="preserve"> We expected to find positive evidence in favour of</w:t>
      </w:r>
      <w:r w:rsidR="00B96C88">
        <w:t xml:space="preserve"> the</w:t>
      </w:r>
      <w:r w:rsidR="00B5447E">
        <w:t xml:space="preserve"> </w:t>
      </w:r>
      <w:r w:rsidR="002C68DF">
        <w:t>two</w:t>
      </w:r>
      <w:r w:rsidR="00B5447E">
        <w:t xml:space="preserve"> covariance components</w:t>
      </w:r>
      <w:r w:rsidR="00B96C88">
        <w:t xml:space="preserve"> encoding the effects that were present in the simulated data</w:t>
      </w:r>
      <w:r w:rsidR="002C68DF">
        <w:t>, and negative evidence (i.e., evidence in favour of the null) for all other effects</w:t>
      </w:r>
      <w:r w:rsidR="00B5447E">
        <w:t>.</w:t>
      </w:r>
    </w:p>
    <w:p w14:paraId="4AB1EE27" w14:textId="74709F6F" w:rsidR="0064449A" w:rsidRDefault="0064449A" w:rsidP="00F4643A">
      <w:r>
        <w:lastRenderedPageBreak/>
        <w:t>The free energy for each</w:t>
      </w:r>
      <w:r w:rsidR="00C42364">
        <w:t xml:space="preserve"> virtual</w:t>
      </w:r>
      <w:r>
        <w:t xml:space="preserve"> subject’s full model, relative to a reduced model with only a noise component, ranged from </w:t>
      </w:r>
      <w:r w:rsidR="006C54B0">
        <w:t xml:space="preserve">749 </w:t>
      </w:r>
      <w:r>
        <w:t xml:space="preserve">to </w:t>
      </w:r>
      <w:r w:rsidR="006C54B0">
        <w:t xml:space="preserve">757 </w:t>
      </w:r>
      <w:r>
        <w:t xml:space="preserve">across all subjects. Converting to posterior probabilities, this was equivalent to a probability of unity in favour of the full model for every subject. </w:t>
      </w:r>
      <w:r w:rsidR="00136166">
        <w:t>Therefore</w:t>
      </w:r>
      <w:r>
        <w:t>, we could be confident that the models were detecting experimental effects in the data. Next, we examined the estimated model parameters and used them to test hypotheses.</w:t>
      </w:r>
    </w:p>
    <w:p w14:paraId="0C0DA997" w14:textId="30F1C188" w:rsidR="00362B06" w:rsidRDefault="00C42364" w:rsidP="00F4643A">
      <w:pPr>
        <w:rPr>
          <w:rFonts w:eastAsiaTheme="minorEastAsia"/>
        </w:rPr>
      </w:pPr>
      <w:r>
        <w:t>T</w:t>
      </w:r>
      <w:r w:rsidR="00395620">
        <w:t xml:space="preserve">he </w:t>
      </w:r>
      <w:r w:rsidR="00023A34">
        <w:t>group</w:t>
      </w:r>
      <w:r>
        <w:t>-</w:t>
      </w:r>
      <w:r w:rsidR="00023A34">
        <w:t>average</w:t>
      </w:r>
      <w:r w:rsidR="00395620">
        <w:t xml:space="preserve"> </w:t>
      </w:r>
      <w:r w:rsidR="000C2444">
        <w:t xml:space="preserve">of the </w:t>
      </w:r>
      <w:r w:rsidR="00395620">
        <w:t>hyperparameters</w:t>
      </w:r>
      <w:r w:rsidR="00BC2018">
        <w:t xml:space="preserve"> </w:t>
      </w:r>
      <m:oMath>
        <m:r>
          <m:rPr>
            <m:sty m:val="bi"/>
          </m:rPr>
          <w:rPr>
            <w:rFonts w:ascii="Cambria Math" w:hAnsi="Cambria Math"/>
          </w:rPr>
          <m:t>λ</m:t>
        </m:r>
      </m:oMath>
      <w:r w:rsidR="00395620">
        <w:t xml:space="preserve"> governing the contribution of the covariance components</w:t>
      </w:r>
      <w:r>
        <w:t xml:space="preserve"> were </w:t>
      </w:r>
      <w:r w:rsidR="003E161D">
        <w:t>estimated using the PEB framework</w:t>
      </w:r>
      <w:r w:rsidR="00395620">
        <w:t xml:space="preserve">. </w:t>
      </w:r>
      <w:commentRangeStart w:id="58"/>
      <w:r w:rsidR="00BC2018">
        <w:t xml:space="preserve">Figure </w:t>
      </w:r>
      <w:r w:rsidR="009A72B5">
        <w:t>6</w:t>
      </w:r>
      <w:r w:rsidR="007C7FC5">
        <w:t>a</w:t>
      </w:r>
      <w:r w:rsidR="00816B53">
        <w:t xml:space="preserve"> </w:t>
      </w:r>
      <w:commentRangeEnd w:id="58"/>
      <w:r w:rsidR="00816B53">
        <w:rPr>
          <w:rStyle w:val="CommentReference"/>
        </w:rPr>
        <w:commentReference w:id="58"/>
      </w:r>
      <w:r w:rsidR="00BC2018">
        <w:t>shows these parameters</w:t>
      </w:r>
      <w:r w:rsidR="000C2444">
        <w:t>,</w:t>
      </w:r>
      <w:r w:rsidR="00BC2018">
        <w:t xml:space="preserve"> following</w:t>
      </w:r>
      <w:r w:rsidR="004C5140">
        <w:rPr>
          <w:rFonts w:eastAsiaTheme="minorEastAsia"/>
        </w:rPr>
        <w:t xml:space="preserve"> an automatic search to prune any parameters not contributing to the model evidence. Most parameters were</w:t>
      </w:r>
      <w:r w:rsidR="002A000D">
        <w:rPr>
          <w:rFonts w:eastAsiaTheme="minorEastAsia"/>
        </w:rPr>
        <w:t xml:space="preserve"> switched off, i.e.</w:t>
      </w:r>
      <w:r w:rsidR="007E4553">
        <w:rPr>
          <w:rFonts w:eastAsiaTheme="minorEastAsia"/>
        </w:rPr>
        <w:t xml:space="preserve"> </w:t>
      </w:r>
      <w:r w:rsidR="004C5140">
        <w:rPr>
          <w:rFonts w:eastAsiaTheme="minorEastAsia"/>
        </w:rPr>
        <w:t>fixed at their prior expectation</w:t>
      </w:r>
      <w:r w:rsidR="002A000D">
        <w:rPr>
          <w:rFonts w:eastAsiaTheme="minorEastAsia"/>
        </w:rPr>
        <w:t>,</w:t>
      </w:r>
      <w:r w:rsidR="004C5140">
        <w:rPr>
          <w:rFonts w:eastAsiaTheme="minorEastAsia"/>
        </w:rPr>
        <w:t xml:space="preserve"> with the exception of the </w:t>
      </w:r>
      <w:r w:rsidR="001530ED">
        <w:rPr>
          <w:rFonts w:eastAsiaTheme="minorEastAsia"/>
        </w:rPr>
        <w:t>two</w:t>
      </w:r>
      <w:r w:rsidR="004C5140">
        <w:rPr>
          <w:rFonts w:eastAsiaTheme="minorEastAsia"/>
        </w:rPr>
        <w:t xml:space="preserve"> parameters</w:t>
      </w:r>
      <w:r w:rsidR="00056FDB">
        <w:rPr>
          <w:rFonts w:eastAsiaTheme="minorEastAsia"/>
        </w:rPr>
        <w:t xml:space="preserve"> where </w:t>
      </w:r>
      <w:r w:rsidR="001530ED">
        <w:rPr>
          <w:rFonts w:eastAsiaTheme="minorEastAsia"/>
        </w:rPr>
        <w:t xml:space="preserve">real </w:t>
      </w:r>
      <w:r w:rsidR="00056FDB">
        <w:rPr>
          <w:rFonts w:eastAsiaTheme="minorEastAsia"/>
        </w:rPr>
        <w:t>effects were present</w:t>
      </w:r>
      <w:r w:rsidR="001530ED">
        <w:rPr>
          <w:rFonts w:eastAsiaTheme="minorEastAsia"/>
        </w:rPr>
        <w:t xml:space="preserve"> in the simulated data</w:t>
      </w:r>
      <w:r w:rsidR="00056FDB">
        <w:rPr>
          <w:rFonts w:eastAsiaTheme="minorEastAsia"/>
        </w:rPr>
        <w:t xml:space="preserve">. Figure </w:t>
      </w:r>
      <w:r w:rsidR="007D3B11">
        <w:rPr>
          <w:rFonts w:eastAsiaTheme="minorEastAsia"/>
        </w:rPr>
        <w:t>6</w:t>
      </w:r>
      <w:r w:rsidR="00A41792">
        <w:rPr>
          <w:rFonts w:eastAsiaTheme="minorEastAsia"/>
        </w:rPr>
        <w:t xml:space="preserve">b </w:t>
      </w:r>
      <w:r w:rsidR="00056FDB">
        <w:rPr>
          <w:rFonts w:eastAsiaTheme="minorEastAsia"/>
        </w:rPr>
        <w:t xml:space="preserve">shows the exponential of these </w:t>
      </w:r>
      <w:r w:rsidR="00005F86">
        <w:rPr>
          <w:rFonts w:eastAsiaTheme="minorEastAsia"/>
        </w:rPr>
        <w:t>parameters,</w:t>
      </w:r>
      <w:r w:rsidR="002A000D">
        <w:rPr>
          <w:rFonts w:eastAsiaTheme="minorEastAsia"/>
        </w:rPr>
        <w:t xml:space="preserve"> i.e., </w:t>
      </w:r>
      <w:r w:rsidR="00005F86">
        <w:rPr>
          <w:rFonts w:eastAsiaTheme="minorEastAsia"/>
        </w:rPr>
        <w:t xml:space="preserve">the </w:t>
      </w:r>
      <w:r w:rsidR="002A000D">
        <w:rPr>
          <w:rFonts w:eastAsiaTheme="minorEastAsia"/>
        </w:rPr>
        <w:t xml:space="preserve">estimated </w:t>
      </w:r>
      <w:r w:rsidR="00005F86">
        <w:rPr>
          <w:rFonts w:eastAsiaTheme="minorEastAsia"/>
        </w:rPr>
        <w:t xml:space="preserve">hyperparameters </w:t>
      </w:r>
      <m:oMath>
        <m:r>
          <m:rPr>
            <m:sty m:val="bi"/>
          </m:rPr>
          <w:rPr>
            <w:rFonts w:ascii="Cambria Math" w:eastAsiaTheme="minorEastAsia" w:hAnsi="Cambria Math"/>
          </w:rPr>
          <m:t>ν</m:t>
        </m:r>
      </m:oMath>
      <w:r w:rsidR="00005F86">
        <w:rPr>
          <w:rFonts w:eastAsiaTheme="minorEastAsia"/>
        </w:rPr>
        <w:t xml:space="preserve">. </w:t>
      </w:r>
    </w:p>
    <w:p w14:paraId="3E1134C0" w14:textId="22F4F3A9" w:rsidR="008F006F" w:rsidRDefault="008F006F" w:rsidP="008F006F">
      <w:r>
        <w:t>Recall that we set out to address two questions: which experimental conditions were expressed in the data, and when were they expressed</w:t>
      </w:r>
      <w:r w:rsidR="00523D81">
        <w:t>.</w:t>
      </w:r>
      <w:r>
        <w:t xml:space="preserve"> To </w:t>
      </w:r>
      <w:r w:rsidR="00F00FDE">
        <w:t>validate th</w:t>
      </w:r>
      <w:r w:rsidR="002A000D">
        <w:t>at</w:t>
      </w:r>
      <w:r w:rsidR="00F00FDE">
        <w:t xml:space="preserve"> </w:t>
      </w:r>
      <w:proofErr w:type="spellStart"/>
      <w:r w:rsidR="00F00FDE">
        <w:t>vRSA</w:t>
      </w:r>
      <w:proofErr w:type="spellEnd"/>
      <w:r w:rsidR="00F00FDE">
        <w:t xml:space="preserve"> can be used to </w:t>
      </w:r>
      <w:r>
        <w:t xml:space="preserve">address these questions, i.e., </w:t>
      </w:r>
      <w:r w:rsidR="00F00FDE">
        <w:t>that it correctly</w:t>
      </w:r>
      <w:r>
        <w:t xml:space="preserve"> assign</w:t>
      </w:r>
      <w:r w:rsidR="00F00FDE">
        <w:t>s</w:t>
      </w:r>
      <w:r>
        <w:t xml:space="preserve"> a probability to each possible outcome, we performed Bayesian model comparisons using the PEB model. </w:t>
      </w:r>
    </w:p>
    <w:p w14:paraId="506861F5" w14:textId="670AE478" w:rsidR="00A86349" w:rsidRDefault="000D5E7F" w:rsidP="008F006F">
      <w:r>
        <w:t>The evidence i</w:t>
      </w:r>
      <w:r w:rsidR="00C41A55">
        <w:t>n</w:t>
      </w:r>
      <w:r>
        <w:t xml:space="preserve"> favour of each covariance component (i.e. each contrast at each time point) being included in the model compared to being fixed at </w:t>
      </w:r>
      <w:r w:rsidR="006B1F9D">
        <w:t>zero</w:t>
      </w:r>
      <w:r>
        <w:t xml:space="preserve"> is shown in Figure 6c. </w:t>
      </w:r>
      <w:r w:rsidR="006B1F9D">
        <w:t>Each value</w:t>
      </w:r>
      <w:r>
        <w:t xml:space="preserve"> </w:t>
      </w:r>
      <w:r w:rsidR="006B1F9D">
        <w:t>is</w:t>
      </w:r>
      <w:r>
        <w:t xml:space="preserve"> the log Bayes factor in favour of a model </w:t>
      </w:r>
      <w:r w:rsidR="006B1F9D">
        <w:t>that includes</w:t>
      </w:r>
      <w:r>
        <w:t xml:space="preserve"> all </w:t>
      </w:r>
      <w:proofErr w:type="spellStart"/>
      <w:r>
        <w:t>hyperparameters</w:t>
      </w:r>
      <w:proofErr w:type="spellEnd"/>
      <w:r>
        <w:t xml:space="preserve"> against a model with the indicated parameter being switched off. Negative values indicate evidence in favour of the null. </w:t>
      </w:r>
      <w:r w:rsidR="00A86349">
        <w:t>As expected, contrasts 1 and 5 (species vs. body; animate vs. inanimate) were detected in the simulated data at time points 4 and 6 (0.12–0.14s and 0.19–0.21s), with log evidence values of 12.54 and 20.45, respectively</w:t>
      </w:r>
      <w:r w:rsidR="0088724A">
        <w:t xml:space="preserve">, confirming the selectivity of </w:t>
      </w:r>
      <w:proofErr w:type="spellStart"/>
      <w:r w:rsidR="0088724A">
        <w:t>vRSA</w:t>
      </w:r>
      <w:proofErr w:type="spellEnd"/>
      <w:r w:rsidR="00A86349">
        <w:t>. For contrasts 2–4, log evidence ranged from –0.11 to –0.97 across all time points, confirming the absence of these effects and demonstrating specificity.</w:t>
      </w:r>
    </w:p>
    <w:p w14:paraId="0FC4DCFA" w14:textId="779BCA96" w:rsidR="008F006F" w:rsidRDefault="00A86349" w:rsidP="008F006F">
      <w:r>
        <w:t xml:space="preserve">Figure 6d </w:t>
      </w:r>
      <w:r w:rsidR="0088724A">
        <w:t>plots</w:t>
      </w:r>
      <w:r>
        <w:t xml:space="preserve"> the log evidence (blue line) and </w:t>
      </w:r>
      <w:r w:rsidR="0088724A">
        <w:t>posterior</w:t>
      </w:r>
      <w:r>
        <w:t xml:space="preserve"> probability (grey bars) at each time bin across all contrasts. This correctly identified effects as occurring with ceiling probability in time bins four and six. </w:t>
      </w:r>
      <w:r w:rsidR="0088724A">
        <w:t>At all other</w:t>
      </w:r>
      <w:r w:rsidR="006B1F9D">
        <w:t xml:space="preserve"> time</w:t>
      </w:r>
      <w:r w:rsidR="0088724A">
        <w:t xml:space="preserve"> bins, log evidence ranged from –2.22 </w:t>
      </w:r>
      <w:r w:rsidR="00C41A55">
        <w:t xml:space="preserve">to –4.11, indicating </w:t>
      </w:r>
      <w:r w:rsidR="0088724A">
        <w:t>evidence for the absence of effects.</w:t>
      </w:r>
      <w:r>
        <w:t xml:space="preserve"> </w:t>
      </w:r>
      <w:r w:rsidR="0088724A" w:rsidRPr="0088724A">
        <w:t xml:space="preserve">Figure 6e shows the log evidence (left) and posterior probability for each contrast across all time points. Strong evidence supported contrasts 1 and 5 (log evidence = 11.02 and 5.01), while contrasts 2–4 showed log evidence between –9.44 and –9.98, reflecting strong </w:t>
      </w:r>
      <w:r w:rsidR="0088724A">
        <w:t xml:space="preserve">evidence against their presence. </w:t>
      </w:r>
      <w:r w:rsidR="008F006F">
        <w:t xml:space="preserve">In summary, </w:t>
      </w:r>
      <w:r w:rsidR="00202536">
        <w:t>when</w:t>
      </w:r>
      <w:r w:rsidR="00094EA4">
        <w:t xml:space="preserve"> </w:t>
      </w:r>
      <w:proofErr w:type="spellStart"/>
      <w:r w:rsidR="00094EA4">
        <w:t>vRSA</w:t>
      </w:r>
      <w:proofErr w:type="spellEnd"/>
      <w:r w:rsidR="00094EA4">
        <w:t xml:space="preserve"> was</w:t>
      </w:r>
      <w:r w:rsidR="00202536">
        <w:t xml:space="preserve"> applied to data from a simulated group of subjects, </w:t>
      </w:r>
      <w:r w:rsidR="00C113BC">
        <w:t>it</w:t>
      </w:r>
      <w:r w:rsidR="00202536">
        <w:t xml:space="preserve"> performed as expected and correctly identified the presence and absence of experimental effects. We next applied the same analysis procedure to the empirical data.</w:t>
      </w:r>
    </w:p>
    <w:p w14:paraId="66F94160" w14:textId="0EA2C62A" w:rsidR="002D304E" w:rsidRPr="00A17EFB" w:rsidRDefault="0016725B" w:rsidP="008F006F">
      <w:r>
        <w:lastRenderedPageBreak/>
        <w:pict w14:anchorId="7FB50385">
          <v:shape id="_x0000_i1026" type="#_x0000_t75" style="width:451pt;height:335pt">
            <v:imagedata r:id="rId17" o:title="Figure6"/>
          </v:shape>
        </w:pict>
      </w:r>
    </w:p>
    <w:p w14:paraId="2B97178C" w14:textId="388786DA" w:rsidR="00C26D34" w:rsidRDefault="00362B06">
      <w:pPr>
        <w:pStyle w:val="Caption"/>
      </w:pPr>
      <w:r w:rsidRPr="00202536">
        <w:rPr>
          <w:b/>
        </w:rPr>
        <w:t>Figure</w:t>
      </w:r>
      <w:r w:rsidR="009C5B02">
        <w:rPr>
          <w:b/>
        </w:rPr>
        <w:t xml:space="preserve"> </w:t>
      </w:r>
      <w:r w:rsidR="002D304E">
        <w:rPr>
          <w:b/>
        </w:rPr>
        <w:t>6</w:t>
      </w:r>
      <w:r w:rsidR="002D304E" w:rsidRPr="00202536">
        <w:rPr>
          <w:b/>
        </w:rPr>
        <w:t xml:space="preserve"> </w:t>
      </w:r>
      <w:r w:rsidRPr="00202536">
        <w:rPr>
          <w:b/>
        </w:rPr>
        <w:t>Simulation results</w:t>
      </w:r>
      <w:r w:rsidR="00202536">
        <w:t>.</w:t>
      </w:r>
      <w:r w:rsidR="00523D81">
        <w:t xml:space="preserve"> </w:t>
      </w:r>
      <w:r w:rsidR="009C5B02">
        <w:rPr>
          <w:b/>
        </w:rPr>
        <w:t>a</w:t>
      </w:r>
      <w:r w:rsidR="00523D81" w:rsidRPr="00523D81">
        <w:rPr>
          <w:b/>
        </w:rPr>
        <w:t>.</w:t>
      </w:r>
      <w:r w:rsidR="00523D81" w:rsidRPr="00523D81">
        <w:t xml:space="preserve"> Estimated parameters following automatic search and averaging of PEB models.</w:t>
      </w:r>
      <w:r w:rsidR="009C5B02">
        <w:t xml:space="preserve"> Each time series represents the group average </w:t>
      </w:r>
      <w:r w:rsidR="00523D81" w:rsidRPr="00523D81">
        <w:t>value of a hyperparameter</w:t>
      </w:r>
      <w:r w:rsidR="009C5B02">
        <w:t xml:space="preserve"> for a given contrast over time</w:t>
      </w:r>
      <w:r w:rsidR="0090765A">
        <w:t xml:space="preserve"> (see </w:t>
      </w:r>
      <w:r w:rsidR="004428BC">
        <w:t xml:space="preserve">panel </w:t>
      </w:r>
      <w:r w:rsidR="003C7FD4">
        <w:t>c</w:t>
      </w:r>
      <w:r w:rsidR="0090765A">
        <w:t xml:space="preserve"> </w:t>
      </w:r>
      <w:r w:rsidR="004428BC">
        <w:t xml:space="preserve">for </w:t>
      </w:r>
      <w:r w:rsidR="0090765A">
        <w:t>legend)</w:t>
      </w:r>
      <w:r w:rsidR="00523D81" w:rsidRPr="00523D81">
        <w:t xml:space="preserve">. Note that these are </w:t>
      </w:r>
      <w:r w:rsidR="0090765A" w:rsidRPr="00523D81">
        <w:t>log-scaling</w:t>
      </w:r>
      <w:r w:rsidR="00523D81" w:rsidRPr="00523D81">
        <w:t xml:space="preserve"> parameters, </w:t>
      </w:r>
      <w:r w:rsidR="004428BC">
        <w:t>which are ‘un-logged’ by taking</w:t>
      </w:r>
      <w:r w:rsidR="004428BC" w:rsidRPr="00523D81">
        <w:t xml:space="preserve"> </w:t>
      </w:r>
      <w:r w:rsidR="00523D81" w:rsidRPr="00523D81">
        <w:t xml:space="preserve">their exponential before multiplying them by the corresponding covariance component. </w:t>
      </w:r>
      <w:r w:rsidR="009C5B02">
        <w:t>Shaded areas</w:t>
      </w:r>
      <w:r w:rsidR="00523D81" w:rsidRPr="00523D81">
        <w:t xml:space="preserve"> are 90% credible intervals.</w:t>
      </w:r>
      <w:r w:rsidR="00E735D1" w:rsidRPr="00E735D1">
        <w:rPr>
          <w:b/>
        </w:rPr>
        <w:t xml:space="preserve"> </w:t>
      </w:r>
      <w:r w:rsidR="00E735D1">
        <w:rPr>
          <w:b/>
        </w:rPr>
        <w:t>b</w:t>
      </w:r>
      <w:r w:rsidR="00E735D1" w:rsidRPr="00523D81">
        <w:rPr>
          <w:b/>
        </w:rPr>
        <w:t>.</w:t>
      </w:r>
      <w:r w:rsidR="00E735D1" w:rsidRPr="00523D81">
        <w:t xml:space="preserve"> The same parameters as in part A after taking the exponential of their expected values</w:t>
      </w:r>
      <w:r w:rsidR="007D3B11">
        <w:t>.</w:t>
      </w:r>
      <w:r w:rsidR="0090765A">
        <w:t xml:space="preserve"> </w:t>
      </w:r>
      <w:r w:rsidR="00E735D1">
        <w:rPr>
          <w:b/>
        </w:rPr>
        <w:t>c</w:t>
      </w:r>
      <w:r w:rsidR="0090765A">
        <w:rPr>
          <w:b/>
        </w:rPr>
        <w:t xml:space="preserve">. </w:t>
      </w:r>
      <w:r w:rsidR="0090765A">
        <w:t xml:space="preserve">Log </w:t>
      </w:r>
      <w:r w:rsidR="00BF1A49">
        <w:t xml:space="preserve">Bayes </w:t>
      </w:r>
      <w:r w:rsidR="0090765A">
        <w:t xml:space="preserve">factor for each component at each time point, estimated by comparing the model where the </w:t>
      </w:r>
      <w:r w:rsidR="007D2FCD">
        <w:t>component</w:t>
      </w:r>
      <w:r w:rsidR="0067405E">
        <w:t xml:space="preserve"> </w:t>
      </w:r>
      <w:r w:rsidR="0090765A">
        <w:t xml:space="preserve">at a given time point is switched on vs. off. </w:t>
      </w:r>
      <w:r w:rsidR="0090765A">
        <w:rPr>
          <w:b/>
        </w:rPr>
        <w:t xml:space="preserve"> d</w:t>
      </w:r>
      <w:r w:rsidR="0090765A">
        <w:t>. (</w:t>
      </w:r>
      <w:r w:rsidR="00CA61B1">
        <w:rPr>
          <w:b/>
        </w:rPr>
        <w:t>L</w:t>
      </w:r>
      <w:r w:rsidR="00CA61B1" w:rsidRPr="00E2650C">
        <w:rPr>
          <w:b/>
        </w:rPr>
        <w:t xml:space="preserve">eft </w:t>
      </w:r>
      <w:r w:rsidR="0090765A" w:rsidRPr="00E2650C">
        <w:rPr>
          <w:b/>
        </w:rPr>
        <w:t>y axis and blue time series</w:t>
      </w:r>
      <w:r w:rsidR="0090765A">
        <w:t>) Log Bayes factor over time across conditions</w:t>
      </w:r>
      <w:r w:rsidR="007D2FCD">
        <w:t>,</w:t>
      </w:r>
      <w:r w:rsidR="0090765A">
        <w:t xml:space="preserve"> estimated by summing the evidence for each experimental condition at a given time point. </w:t>
      </w:r>
      <w:r w:rsidR="00AC6D05">
        <w:t>(</w:t>
      </w:r>
      <w:r w:rsidR="00CA61B1">
        <w:rPr>
          <w:b/>
        </w:rPr>
        <w:t>R</w:t>
      </w:r>
      <w:r w:rsidR="00CA61B1" w:rsidRPr="00E2650C">
        <w:rPr>
          <w:b/>
        </w:rPr>
        <w:t xml:space="preserve">ight </w:t>
      </w:r>
      <w:r w:rsidR="00AC6D05" w:rsidRPr="00E2650C">
        <w:rPr>
          <w:b/>
        </w:rPr>
        <w:t xml:space="preserve">y axis and </w:t>
      </w:r>
      <w:proofErr w:type="spellStart"/>
      <w:r w:rsidR="00AC6D05" w:rsidRPr="00E2650C">
        <w:rPr>
          <w:b/>
        </w:rPr>
        <w:t>gray</w:t>
      </w:r>
      <w:proofErr w:type="spellEnd"/>
      <w:r w:rsidR="00AC6D05" w:rsidRPr="00E2650C">
        <w:rPr>
          <w:b/>
        </w:rPr>
        <w:t xml:space="preserve"> bar plot</w:t>
      </w:r>
      <w:r w:rsidR="00AC6D05">
        <w:t xml:space="preserve">) </w:t>
      </w:r>
      <w:r w:rsidR="00C52EE7">
        <w:t>Posterior p</w:t>
      </w:r>
      <w:r w:rsidR="00AC6D05">
        <w:t xml:space="preserve">robability of the presence of second order effects at each time point estimated using </w:t>
      </w:r>
      <w:proofErr w:type="spellStart"/>
      <w:r w:rsidR="00AC6D05">
        <w:t>softmax</w:t>
      </w:r>
      <w:proofErr w:type="spellEnd"/>
      <w:r w:rsidR="00AC6D05">
        <w:t xml:space="preserve"> function on the free energy.</w:t>
      </w:r>
      <w:r w:rsidR="0038642B">
        <w:t xml:space="preserve"> </w:t>
      </w:r>
      <w:r w:rsidR="0038642B">
        <w:rPr>
          <w:b/>
        </w:rPr>
        <w:t>e. (Left)</w:t>
      </w:r>
      <w:r w:rsidR="00AC6D05">
        <w:t xml:space="preserve"> </w:t>
      </w:r>
      <w:r w:rsidR="0038642B">
        <w:t xml:space="preserve">Log Bayes for each condition across time, estimated by summing the evidence for each experimental condition across time. </w:t>
      </w:r>
      <w:r w:rsidR="0090765A">
        <w:t xml:space="preserve"> </w:t>
      </w:r>
      <w:r w:rsidR="0038642B">
        <w:rPr>
          <w:b/>
        </w:rPr>
        <w:t>(Right)</w:t>
      </w:r>
      <w:r w:rsidR="0038642B">
        <w:t xml:space="preserve"> </w:t>
      </w:r>
      <w:r w:rsidR="00523D81" w:rsidRPr="00523D81">
        <w:t xml:space="preserve">Corresponding posterior probabilities. </w:t>
      </w:r>
      <w:r w:rsidR="007F36CD">
        <w:rPr>
          <w:b/>
        </w:rPr>
        <w:t>f</w:t>
      </w:r>
      <w:r w:rsidR="00523D81" w:rsidRPr="00523D81">
        <w:rPr>
          <w:b/>
        </w:rPr>
        <w:t>.</w:t>
      </w:r>
      <w:r w:rsidR="00523D81" w:rsidRPr="00523D81">
        <w:t xml:space="preserve"> (</w:t>
      </w:r>
      <w:r w:rsidR="00523D81" w:rsidRPr="004C2FD8">
        <w:rPr>
          <w:b/>
        </w:rPr>
        <w:t>Left</w:t>
      </w:r>
      <w:r w:rsidR="00523D81" w:rsidRPr="00523D81">
        <w:t>)</w:t>
      </w:r>
      <w:r w:rsidR="00967C6D">
        <w:t xml:space="preserve"> Betas covariance matrix summed across time points with posterior probability &gt;0.9. </w:t>
      </w:r>
      <w:r w:rsidR="00967C6D">
        <w:rPr>
          <w:b/>
        </w:rPr>
        <w:t xml:space="preserve">(Right) </w:t>
      </w:r>
      <w:r w:rsidR="00967C6D">
        <w:t xml:space="preserve">Weighted sum of the model covariance components. </w:t>
      </w:r>
    </w:p>
    <w:p w14:paraId="719E9299" w14:textId="4B6CEA3A" w:rsidR="007933F6" w:rsidRDefault="00192347" w:rsidP="009D63CC">
      <w:pPr>
        <w:pStyle w:val="Heading3"/>
      </w:pPr>
      <w:r>
        <w:t>Within-subject log evidence</w:t>
      </w:r>
    </w:p>
    <w:p w14:paraId="009CB830" w14:textId="6525F737" w:rsidR="000D7A05" w:rsidRDefault="0008403E" w:rsidP="00192347">
      <w:r>
        <w:t xml:space="preserve">For </w:t>
      </w:r>
      <w:r w:rsidR="00192347">
        <w:t>each</w:t>
      </w:r>
      <w:r w:rsidR="007201EA">
        <w:t xml:space="preserve"> </w:t>
      </w:r>
      <w:r w:rsidR="00192347">
        <w:t>subject</w:t>
      </w:r>
      <w:r>
        <w:t>’s empirical data,</w:t>
      </w:r>
      <w:r w:rsidR="00192347">
        <w:t xml:space="preserve"> we fitted a </w:t>
      </w:r>
      <w:proofErr w:type="spellStart"/>
      <w:r w:rsidR="00225CD5">
        <w:t>vRSA</w:t>
      </w:r>
      <w:proofErr w:type="spellEnd"/>
      <w:r w:rsidR="00225CD5">
        <w:t xml:space="preserve"> </w:t>
      </w:r>
      <w:r w:rsidR="00192347">
        <w:t xml:space="preserve">model with </w:t>
      </w:r>
      <w:r w:rsidR="007201EA">
        <w:t xml:space="preserve">the same </w:t>
      </w:r>
      <w:r w:rsidR="00192347">
        <w:t>96 covariance components</w:t>
      </w:r>
      <w:r w:rsidR="007201EA">
        <w:t xml:space="preserve"> as for the simulation above. </w:t>
      </w:r>
      <w:r w:rsidR="00C74A74">
        <w:t>The free energy for each subject’s full model, relative to a reduced model with only a</w:t>
      </w:r>
      <w:r w:rsidR="000D7A05">
        <w:t xml:space="preserve"> noise component</w:t>
      </w:r>
      <w:r w:rsidR="00C74A74">
        <w:t xml:space="preserve">, </w:t>
      </w:r>
      <w:r w:rsidR="000D7A05">
        <w:t xml:space="preserve">ranged from </w:t>
      </w:r>
      <w:r w:rsidR="0088724A">
        <w:t xml:space="preserve">1.46 </w:t>
      </w:r>
      <w:r w:rsidR="000D7A05">
        <w:t xml:space="preserve">to </w:t>
      </w:r>
      <w:r w:rsidR="0088724A">
        <w:t xml:space="preserve">23.41 </w:t>
      </w:r>
      <w:r w:rsidR="000D7A05">
        <w:t>across</w:t>
      </w:r>
      <w:r w:rsidR="0026306C">
        <w:t xml:space="preserve"> all</w:t>
      </w:r>
      <w:r w:rsidR="000D7A05">
        <w:t xml:space="preserve"> subjects. Converting to posterior probabilities, this </w:t>
      </w:r>
      <w:r w:rsidR="0026306C">
        <w:t>was</w:t>
      </w:r>
      <w:r w:rsidR="000D7A05">
        <w:t xml:space="preserve"> equivalent to a probability of unity in favour of the full model for every subject.</w:t>
      </w:r>
      <w:r w:rsidR="00C74A74">
        <w:t xml:space="preserve"> Thus, we could be confident that the models were detecting experimental effects in the data.</w:t>
      </w:r>
      <w:r w:rsidR="0026306C">
        <w:t xml:space="preserve"> </w:t>
      </w:r>
      <w:r w:rsidR="000D7A05">
        <w:t xml:space="preserve">Next, we examined the </w:t>
      </w:r>
      <w:r w:rsidR="000E7ACA">
        <w:t xml:space="preserve">estimated </w:t>
      </w:r>
      <w:r w:rsidR="000D7A05">
        <w:t>model parameters and used them to test hypotheses.</w:t>
      </w:r>
    </w:p>
    <w:p w14:paraId="1752A923" w14:textId="7086BF7C" w:rsidR="000D7A05" w:rsidRDefault="00F70ADD" w:rsidP="00F70ADD">
      <w:pPr>
        <w:pStyle w:val="Heading3"/>
      </w:pPr>
      <w:r>
        <w:lastRenderedPageBreak/>
        <w:t xml:space="preserve">Group analysis: </w:t>
      </w:r>
      <w:r w:rsidR="00EA6D45">
        <w:t>parameters</w:t>
      </w:r>
    </w:p>
    <w:p w14:paraId="073C7AF8" w14:textId="07954757" w:rsidR="0026306C" w:rsidRDefault="0026306C" w:rsidP="00F70ADD">
      <w:r>
        <w:t xml:space="preserve">We used Parametric Empirical Bayes (PEB) to perform group level analysis. First, we performed an automatic search that removed any parameters from the PEB model that did not contribute to the overall (group level) free energy. The resulting parameters are shown in Figure </w:t>
      </w:r>
      <w:r w:rsidR="00BE59A9">
        <w:t>7a</w:t>
      </w:r>
      <w:r>
        <w:t xml:space="preserve">. </w:t>
      </w:r>
      <w:r w:rsidR="00026EB7">
        <w:t xml:space="preserve"> Most parameters deviated from their prior expectation of around -</w:t>
      </w:r>
      <w:r w:rsidR="00BE59A9">
        <w:t>4</w:t>
      </w:r>
      <w:r w:rsidR="00026EB7">
        <w:t xml:space="preserve"> (</w:t>
      </w:r>
      <w:r w:rsidR="001E285B">
        <w:t>the exact value</w:t>
      </w:r>
      <w:r w:rsidR="0062341A">
        <w:t xml:space="preserve"> of the prior expectation</w:t>
      </w:r>
      <w:r w:rsidR="001E285B">
        <w:t xml:space="preserve"> varied due to a </w:t>
      </w:r>
      <w:commentRangeStart w:id="59"/>
      <w:r w:rsidR="001E285B">
        <w:t xml:space="preserve">scaling </w:t>
      </w:r>
      <w:r w:rsidR="006D0273">
        <w:t>applied within SPM’s REML scheme</w:t>
      </w:r>
      <w:commentRangeEnd w:id="59"/>
      <w:r w:rsidR="0017753A">
        <w:rPr>
          <w:rStyle w:val="CommentReference"/>
        </w:rPr>
        <w:commentReference w:id="59"/>
      </w:r>
      <w:r w:rsidR="00026EB7">
        <w:t xml:space="preserve">). Figure </w:t>
      </w:r>
      <w:r w:rsidR="00BE59A9">
        <w:t xml:space="preserve">7b </w:t>
      </w:r>
      <w:r w:rsidR="00BC672D">
        <w:t>shows</w:t>
      </w:r>
      <w:r w:rsidR="00026EB7">
        <w:t xml:space="preserve"> the parameters </w:t>
      </w:r>
      <w:r w:rsidR="00BC672D">
        <w:t>more clearly after taking</w:t>
      </w:r>
      <w:r w:rsidR="00026EB7">
        <w:t xml:space="preserve"> the exponential of their expected values. </w:t>
      </w:r>
      <w:r w:rsidR="00B1132A">
        <w:t>Three</w:t>
      </w:r>
      <w:r w:rsidR="00026EB7">
        <w:t xml:space="preserve"> parameters were particularly strong</w:t>
      </w:r>
      <w:r w:rsidR="00B1132A">
        <w:t xml:space="preserve">: the parameter encoding </w:t>
      </w:r>
      <w:r w:rsidR="00311910">
        <w:t xml:space="preserve">the effect of animate vs inanimate stimuli in FIR bin </w:t>
      </w:r>
      <w:r w:rsidR="00E92A4C">
        <w:t xml:space="preserve">5 </w:t>
      </w:r>
      <w:r w:rsidR="00311910">
        <w:t>(0.</w:t>
      </w:r>
      <w:r w:rsidR="006E1D0C">
        <w:t>1</w:t>
      </w:r>
      <w:r w:rsidR="00311910">
        <w:t>6-0.</w:t>
      </w:r>
      <w:r w:rsidR="006E1D0C">
        <w:t>18</w:t>
      </w:r>
      <w:r w:rsidR="00311910">
        <w:t>s)</w:t>
      </w:r>
      <w:r w:rsidR="00B1132A">
        <w:t>, the effect of faces vs body part in FIR bin 5 (0.16-0.18s) and</w:t>
      </w:r>
      <w:r w:rsidR="00311910">
        <w:t xml:space="preserve"> the interaction of species (human vs animal) and body part (face vs body) in FIR bin </w:t>
      </w:r>
      <w:r w:rsidR="00926C6F">
        <w:t xml:space="preserve">6 </w:t>
      </w:r>
      <w:r w:rsidR="00311910">
        <w:t>(0.</w:t>
      </w:r>
      <w:r w:rsidR="00926C6F">
        <w:t>19</w:t>
      </w:r>
      <w:r w:rsidR="00311910">
        <w:t>-0.</w:t>
      </w:r>
      <w:r w:rsidR="00926C6F">
        <w:t>21</w:t>
      </w:r>
      <w:r w:rsidR="00311910">
        <w:t xml:space="preserve">s). This </w:t>
      </w:r>
      <w:r w:rsidR="00EA6D45">
        <w:t xml:space="preserve">interaction </w:t>
      </w:r>
      <w:r w:rsidR="00311910">
        <w:t>means that the difference in response to faces and bodies depended on whether humans or animals were depicted.</w:t>
      </w:r>
    </w:p>
    <w:p w14:paraId="364642D4" w14:textId="77777777" w:rsidR="00311910" w:rsidRDefault="00A17EFB" w:rsidP="00EA6D45">
      <w:pPr>
        <w:pStyle w:val="Heading3"/>
      </w:pPr>
      <w:r>
        <w:t>Bayesian model comparison</w:t>
      </w:r>
    </w:p>
    <w:p w14:paraId="407E8479" w14:textId="366F7A4E" w:rsidR="00A17EFB" w:rsidRDefault="00916D85" w:rsidP="00A17EFB">
      <w:r>
        <w:t>With this analysis, w</w:t>
      </w:r>
      <w:r w:rsidR="00A17EFB">
        <w:t>e set out to address two questions: which</w:t>
      </w:r>
      <w:r w:rsidR="005469FE">
        <w:t xml:space="preserve"> experimental</w:t>
      </w:r>
      <w:r w:rsidR="00A17EFB">
        <w:t xml:space="preserve"> conditions </w:t>
      </w:r>
      <w:r w:rsidR="005469FE">
        <w:t>were</w:t>
      </w:r>
      <w:r w:rsidR="00A17EFB">
        <w:t xml:space="preserve"> expressed in the data, and when </w:t>
      </w:r>
      <w:r w:rsidR="005469FE">
        <w:t>were</w:t>
      </w:r>
      <w:r w:rsidR="00A17EFB">
        <w:t xml:space="preserve"> they expressed</w:t>
      </w:r>
      <w:r w:rsidR="005469FE">
        <w:t>?</w:t>
      </w:r>
      <w:r w:rsidR="00A17EFB">
        <w:t xml:space="preserve"> To formally address these questions, i.e., </w:t>
      </w:r>
      <w:r w:rsidR="005469FE">
        <w:t>to assign</w:t>
      </w:r>
      <w:r w:rsidR="00A17EFB">
        <w:t xml:space="preserve"> a probability to each </w:t>
      </w:r>
      <w:r w:rsidR="005469FE">
        <w:t xml:space="preserve">possible </w:t>
      </w:r>
      <w:r w:rsidR="00A17EFB">
        <w:t xml:space="preserve">outcome, we performed Bayesian model comparisons using the PEB model. </w:t>
      </w:r>
    </w:p>
    <w:p w14:paraId="3646810D" w14:textId="5E7CAC1A" w:rsidR="00B1132A" w:rsidRDefault="005469FE" w:rsidP="00B1132A">
      <w:r>
        <w:t xml:space="preserve">The evidence in favour of each experimental condition being included in the model, relative to being fixed </w:t>
      </w:r>
      <w:r w:rsidR="00916D85">
        <w:t>near</w:t>
      </w:r>
      <w:r>
        <w:t xml:space="preserve"> zero, </w:t>
      </w:r>
      <w:r w:rsidR="00577F5D">
        <w:t xml:space="preserve">is shown in Figure </w:t>
      </w:r>
      <w:r w:rsidR="00C41FBA">
        <w:t>7c</w:t>
      </w:r>
      <w:r>
        <w:t>. T</w:t>
      </w:r>
      <w:r w:rsidR="007210EF">
        <w:t xml:space="preserve">he </w:t>
      </w:r>
      <w:r w:rsidR="00425372">
        <w:t>y-axis</w:t>
      </w:r>
      <w:r w:rsidR="007210EF">
        <w:t xml:space="preserve"> indicate</w:t>
      </w:r>
      <w:r w:rsidR="00425372">
        <w:t>s</w:t>
      </w:r>
      <w:r w:rsidR="007210EF">
        <w:t xml:space="preserve"> the difference in free energy for the presence of </w:t>
      </w:r>
      <w:r w:rsidR="00916D85">
        <w:t>all relevant parameters</w:t>
      </w:r>
      <w:r w:rsidR="007210EF">
        <w:t xml:space="preserve"> versus </w:t>
      </w:r>
      <w:r w:rsidR="00916D85">
        <w:t>their</w:t>
      </w:r>
      <w:r w:rsidR="007210EF">
        <w:t xml:space="preserve"> absence</w:t>
      </w:r>
      <w:r w:rsidR="00425372">
        <w:t xml:space="preserve"> and the colour indicates the experimental condition</w:t>
      </w:r>
      <w:r w:rsidR="007210EF">
        <w:t xml:space="preserve">. </w:t>
      </w:r>
      <w:r w:rsidR="00B1132A">
        <w:t>In line with the estimated parameters, we observed strong evidence for the effect of animate vs inanimate stimuli in FIR bin 5 (0.16-0.18s), the effect of faces vs body part in FIR bin 5 (0.16-0.18s) and the interaction of species (human vs animal) and body part (face vs body) in FIR bin 6 (0.19-0.21s). Figure 7d further shows strong evidence from time bin 5 through 8 (from 0.16 to 0.27s) across conditions. Converting to posterior probability (Figure 7d, grey bar), the posterior probability for time bin 5 through 8 was unity</w:t>
      </w:r>
      <w:r w:rsidR="005D5C4E">
        <w:t xml:space="preserve">. Finally, figure 7e (left) shows strong evidence for all three contrasts (animate vs inanimate, face vs body part and interaction between species and body part) with unity of posterior probability. </w:t>
      </w:r>
    </w:p>
    <w:p w14:paraId="3F7D18BA" w14:textId="77777777" w:rsidR="004D0D0C" w:rsidRPr="00A17EFB" w:rsidRDefault="004D0D0C" w:rsidP="00A17EFB">
      <w:r>
        <w:t xml:space="preserve">In summary, we applied the </w:t>
      </w:r>
      <w:proofErr w:type="spellStart"/>
      <w:r>
        <w:t>vRSA</w:t>
      </w:r>
      <w:proofErr w:type="spellEnd"/>
      <w:r>
        <w:t xml:space="preserve"> to identify which experimental effects were expressed in the data, and when. We can conclude that the strongest effect was the species by body part interaction</w:t>
      </w:r>
      <w:r w:rsidR="00457003">
        <w:t xml:space="preserve"> (probability 1)</w:t>
      </w:r>
      <w:r>
        <w:t>, and the strongest expression of experimental effects was in time bin 6</w:t>
      </w:r>
      <w:r w:rsidR="00457003">
        <w:t xml:space="preserve"> (probability 1)</w:t>
      </w:r>
      <w:r>
        <w:t>.</w:t>
      </w:r>
    </w:p>
    <w:p w14:paraId="3D2A6220" w14:textId="1C9BFAF2" w:rsidR="009D63CC" w:rsidRPr="00FB6A3A" w:rsidRDefault="008C05E2" w:rsidP="009D63CC">
      <w:pPr>
        <w:keepNext/>
      </w:pPr>
      <w:r>
        <w:lastRenderedPageBreak/>
        <w:pict w14:anchorId="4A17D20F">
          <v:shape id="_x0000_i1034" type="#_x0000_t75" style="width:451pt;height:337pt">
            <v:imagedata r:id="rId18" o:title="Figure7"/>
          </v:shape>
        </w:pict>
      </w:r>
    </w:p>
    <w:p w14:paraId="29741DA5" w14:textId="023BA66C" w:rsidR="00571D82" w:rsidRPr="005A6E99" w:rsidRDefault="00571D82" w:rsidP="00571D82">
      <w:pPr>
        <w:pStyle w:val="Caption"/>
      </w:pPr>
      <w:r w:rsidRPr="00202536">
        <w:rPr>
          <w:b/>
        </w:rPr>
        <w:t>Figure</w:t>
      </w:r>
      <w:r>
        <w:rPr>
          <w:b/>
        </w:rPr>
        <w:t xml:space="preserve"> </w:t>
      </w:r>
      <w:r>
        <w:rPr>
          <w:b/>
        </w:rPr>
        <w:fldChar w:fldCharType="begin"/>
      </w:r>
      <w:r>
        <w:rPr>
          <w:b/>
        </w:rPr>
        <w:instrText xml:space="preserve"> SEQ Figure \* ARABIC \s 1 </w:instrText>
      </w:r>
      <w:r>
        <w:rPr>
          <w:b/>
        </w:rPr>
        <w:fldChar w:fldCharType="separate"/>
      </w:r>
      <w:r w:rsidR="00831C79">
        <w:rPr>
          <w:b/>
          <w:noProof/>
        </w:rPr>
        <w:t>7</w:t>
      </w:r>
      <w:r>
        <w:rPr>
          <w:b/>
        </w:rPr>
        <w:fldChar w:fldCharType="end"/>
      </w:r>
      <w:r w:rsidRPr="00202536">
        <w:rPr>
          <w:b/>
        </w:rPr>
        <w:t xml:space="preserve"> </w:t>
      </w:r>
      <w:r w:rsidR="00E0702D">
        <w:rPr>
          <w:b/>
        </w:rPr>
        <w:t>Empirical r</w:t>
      </w:r>
      <w:r w:rsidR="00402871">
        <w:rPr>
          <w:b/>
        </w:rPr>
        <w:t>esults</w:t>
      </w:r>
      <w:r>
        <w:t xml:space="preserve">. </w:t>
      </w:r>
      <w:r>
        <w:rPr>
          <w:b/>
        </w:rPr>
        <w:t>a</w:t>
      </w:r>
      <w:r w:rsidRPr="00523D81">
        <w:rPr>
          <w:b/>
        </w:rPr>
        <w:t>.</w:t>
      </w:r>
      <w:r w:rsidRPr="00523D81">
        <w:t xml:space="preserve"> Estimated parameters following automatic search and averaging of PEB models.</w:t>
      </w:r>
      <w:r>
        <w:t xml:space="preserve"> Each time series represents the group average </w:t>
      </w:r>
      <w:r w:rsidRPr="00523D81">
        <w:t>value of a hyperparameter</w:t>
      </w:r>
      <w:r>
        <w:t xml:space="preserve"> for a given contrasts over time</w:t>
      </w:r>
      <w:r w:rsidRPr="00523D81">
        <w:t>, pertaining to one experimental condition at one time</w:t>
      </w:r>
      <w:r>
        <w:t xml:space="preserve"> (see figure c for legends)</w:t>
      </w:r>
      <w:r w:rsidRPr="00523D81">
        <w:t xml:space="preserve">. Note that these are log-scaling parameters, where their exponential is taken before multiplying them by the corresponding covariance component. </w:t>
      </w:r>
      <w:r>
        <w:t>Shaded areas</w:t>
      </w:r>
      <w:r w:rsidRPr="00523D81">
        <w:t xml:space="preserve"> are 90% credible intervals</w:t>
      </w:r>
      <w:r w:rsidR="00B63722">
        <w:t xml:space="preserve">. </w:t>
      </w:r>
      <w:r w:rsidR="00B63722">
        <w:rPr>
          <w:b/>
        </w:rPr>
        <w:t>b</w:t>
      </w:r>
      <w:r w:rsidR="00B63722" w:rsidRPr="00523D81">
        <w:rPr>
          <w:b/>
        </w:rPr>
        <w:t>.</w:t>
      </w:r>
      <w:r w:rsidR="00B63722" w:rsidRPr="00523D81">
        <w:t xml:space="preserve"> The same parameters as in part A after taking the exponential of their expected values</w:t>
      </w:r>
      <w:r w:rsidR="00B63722">
        <w:t>.</w:t>
      </w:r>
      <w:r>
        <w:t xml:space="preserve"> </w:t>
      </w:r>
      <w:r w:rsidR="00B63722">
        <w:rPr>
          <w:b/>
        </w:rPr>
        <w:t>c</w:t>
      </w:r>
      <w:r>
        <w:rPr>
          <w:b/>
        </w:rPr>
        <w:t xml:space="preserve">. </w:t>
      </w:r>
      <w:r>
        <w:t xml:space="preserve">Log </w:t>
      </w:r>
      <w:proofErr w:type="spellStart"/>
      <w:r>
        <w:t>bayes</w:t>
      </w:r>
      <w:proofErr w:type="spellEnd"/>
      <w:r>
        <w:t xml:space="preserve"> factor for each components at each time points, estimated by comparing the model where the condition at a given time point is switched on vs. off. </w:t>
      </w:r>
      <w:r>
        <w:rPr>
          <w:b/>
        </w:rPr>
        <w:t xml:space="preserve"> d</w:t>
      </w:r>
      <w:r>
        <w:t>. (</w:t>
      </w:r>
      <w:r w:rsidRPr="007A33AD">
        <w:rPr>
          <w:b/>
        </w:rPr>
        <w:t>left y axis and blue time series</w:t>
      </w:r>
      <w:r>
        <w:t>) Log Bayes factor over time across conditions estimated by summing the evidence for each experimental condition at a given time point. (</w:t>
      </w:r>
      <w:r w:rsidRPr="007A33AD">
        <w:rPr>
          <w:b/>
        </w:rPr>
        <w:t xml:space="preserve">right y axis and </w:t>
      </w:r>
      <w:proofErr w:type="spellStart"/>
      <w:r w:rsidRPr="007A33AD">
        <w:rPr>
          <w:b/>
        </w:rPr>
        <w:t>gray</w:t>
      </w:r>
      <w:proofErr w:type="spellEnd"/>
      <w:r w:rsidRPr="007A33AD">
        <w:rPr>
          <w:b/>
        </w:rPr>
        <w:t xml:space="preserve"> bar plot</w:t>
      </w:r>
      <w:r>
        <w:t xml:space="preserve">) Posterior probability of the presence of second order effects at each time point estimated using </w:t>
      </w:r>
      <w:proofErr w:type="spellStart"/>
      <w:r>
        <w:t>softmax</w:t>
      </w:r>
      <w:proofErr w:type="spellEnd"/>
      <w:r>
        <w:t xml:space="preserve"> function on the free energy. </w:t>
      </w:r>
      <w:r>
        <w:rPr>
          <w:b/>
        </w:rPr>
        <w:t>e. (Left)</w:t>
      </w:r>
      <w:r>
        <w:t xml:space="preserve"> Log Bayes for each condition across time, estimated by summing the evidence for each experimental condition across time.  </w:t>
      </w:r>
      <w:r>
        <w:rPr>
          <w:b/>
        </w:rPr>
        <w:t>(Right)</w:t>
      </w:r>
      <w:r>
        <w:t xml:space="preserve"> </w:t>
      </w:r>
      <w:r w:rsidRPr="00523D81">
        <w:t xml:space="preserve">Corresponding posterior probabilities. </w:t>
      </w:r>
      <w:r>
        <w:rPr>
          <w:b/>
        </w:rPr>
        <w:t>f</w:t>
      </w:r>
      <w:r w:rsidRPr="00523D81">
        <w:rPr>
          <w:b/>
        </w:rPr>
        <w:t>.</w:t>
      </w:r>
      <w:r w:rsidRPr="00523D81">
        <w:t xml:space="preserve"> (</w:t>
      </w:r>
      <w:r w:rsidRPr="004C2FD8">
        <w:rPr>
          <w:b/>
        </w:rPr>
        <w:t>Left</w:t>
      </w:r>
      <w:r w:rsidRPr="00523D81">
        <w:t>)</w:t>
      </w:r>
      <w:r>
        <w:t xml:space="preserve"> Betas covariance matrix summed across time points with posterior probability &gt;0.9. </w:t>
      </w:r>
      <w:r>
        <w:rPr>
          <w:b/>
        </w:rPr>
        <w:t xml:space="preserve">(Right) </w:t>
      </w:r>
      <w:r>
        <w:t xml:space="preserve">Weighted sum of the model covariance components. </w:t>
      </w:r>
      <w:r w:rsidR="005A6E99">
        <w:rPr>
          <w:b/>
        </w:rPr>
        <w:t>g</w:t>
      </w:r>
      <w:r w:rsidR="005A6E99" w:rsidRPr="00523D81">
        <w:rPr>
          <w:b/>
        </w:rPr>
        <w:t>.</w:t>
      </w:r>
      <w:r w:rsidR="005A6E99">
        <w:rPr>
          <w:b/>
        </w:rPr>
        <w:t xml:space="preserve"> </w:t>
      </w:r>
      <w:r w:rsidR="005A6E99">
        <w:t xml:space="preserve">Difference in first mode between face and body separately for human and animals averaged across participants to illustrate the first order responses associated with the faces body interaction observed with </w:t>
      </w:r>
      <w:proofErr w:type="spellStart"/>
      <w:r w:rsidR="005A6E99">
        <w:t>vRSA</w:t>
      </w:r>
      <w:proofErr w:type="spellEnd"/>
      <w:r w:rsidR="005A6E99">
        <w:t xml:space="preserve">. Shaded areas are 90% credible intervals across participants. </w:t>
      </w:r>
    </w:p>
    <w:p w14:paraId="320CD702" w14:textId="2F3BB684" w:rsidR="0021177F" w:rsidRDefault="0021177F" w:rsidP="0021177F">
      <w:pPr>
        <w:pStyle w:val="Heading2"/>
      </w:pPr>
      <w:r>
        <w:t>Discussion</w:t>
      </w:r>
    </w:p>
    <w:p w14:paraId="5A510525" w14:textId="2C522D2E" w:rsidR="002C3F98" w:rsidRDefault="003E40B2" w:rsidP="0021177F">
      <w:r>
        <w:t>This paper introduced variational representational similarity analysis (</w:t>
      </w:r>
      <w:proofErr w:type="spellStart"/>
      <w:r>
        <w:t>vRSA</w:t>
      </w:r>
      <w:proofErr w:type="spellEnd"/>
      <w:r>
        <w:t>)</w:t>
      </w:r>
      <w:r w:rsidR="00B70219">
        <w:t xml:space="preserve"> for electromagnetic recordings</w:t>
      </w:r>
      <w:r w:rsidR="00164188">
        <w:t xml:space="preserve"> of neural activity</w:t>
      </w:r>
      <w:r w:rsidR="00B70219">
        <w:t xml:space="preserve">. </w:t>
      </w:r>
      <w:r w:rsidR="002A3A8B">
        <w:t>The condition-by-condition covariance matrix of estimated neural responses is decomposed into a weighted mixture of covariance components, which encode</w:t>
      </w:r>
      <w:r w:rsidR="00D77789">
        <w:t xml:space="preserve"> the</w:t>
      </w:r>
      <w:r w:rsidR="002A3A8B">
        <w:t xml:space="preserve"> contributions </w:t>
      </w:r>
      <w:r w:rsidR="00D77789">
        <w:t>of</w:t>
      </w:r>
      <w:r w:rsidR="002A3A8B">
        <w:t xml:space="preserve"> hypothesised effects and observation noise.</w:t>
      </w:r>
      <w:r w:rsidR="00D77789">
        <w:t xml:space="preserve"> Hypothesis testing at the single subject or group level is made straightforward through the use of Bayesian model comparison. This approach can be applied to univariate or multivariate data without modifications to the code.</w:t>
      </w:r>
      <w:r w:rsidR="00AE6D97">
        <w:t xml:space="preserve"> A </w:t>
      </w:r>
      <w:r w:rsidR="00AE6D97">
        <w:lastRenderedPageBreak/>
        <w:t>software function and example scripts are provided with this paper to reproduce the analyses presented.</w:t>
      </w:r>
    </w:p>
    <w:p w14:paraId="3FE176D9" w14:textId="7EF75389" w:rsidR="003E40B2" w:rsidRDefault="00D77789" w:rsidP="0021177F">
      <w:proofErr w:type="spellStart"/>
      <w:r>
        <w:t>vRSA</w:t>
      </w:r>
      <w:proofErr w:type="spellEnd"/>
      <w:r w:rsidR="00B33E4F">
        <w:t xml:space="preserve"> has several strengths over alternatives, including</w:t>
      </w:r>
      <w:r w:rsidR="005B0625" w:rsidRPr="005B0625">
        <w:t xml:space="preserve"> </w:t>
      </w:r>
      <w:r w:rsidR="005B0625">
        <w:t>certain</w:t>
      </w:r>
      <w:r w:rsidR="00B33E4F">
        <w:t xml:space="preserve"> standard RSA analys</w:t>
      </w:r>
      <w:r w:rsidR="005B0625">
        <w:t>e</w:t>
      </w:r>
      <w:r w:rsidR="00B33E4F">
        <w:t>s</w:t>
      </w:r>
      <w:r w:rsidR="005B0625">
        <w:t>,</w:t>
      </w:r>
      <w:r w:rsidR="00631D9D">
        <w:t xml:space="preserve"> linear classifiers and</w:t>
      </w:r>
      <w:r w:rsidR="005B0625">
        <w:t xml:space="preserve"> multi-variate pattern analysis (MVPA)</w:t>
      </w:r>
      <w:r w:rsidR="00164188">
        <w:t>. First, it</w:t>
      </w:r>
      <w:r w:rsidR="00B33E4F">
        <w:t xml:space="preserve"> enables the full experimental design – both main effects and interactions – to be properly represented in the model and distinguished from observation noise. </w:t>
      </w:r>
      <w:r w:rsidR="00FA3BFC">
        <w:t xml:space="preserve">This is not the case for RSA models or classifiers that only consider one experimental condition at a time. </w:t>
      </w:r>
      <w:r w:rsidR="007878B6">
        <w:t xml:space="preserve">Second, as </w:t>
      </w:r>
      <w:proofErr w:type="spellStart"/>
      <w:r w:rsidR="00BE4B86">
        <w:t>vRSA</w:t>
      </w:r>
      <w:proofErr w:type="spellEnd"/>
      <w:r w:rsidR="007878B6">
        <w:t xml:space="preserve"> is a </w:t>
      </w:r>
      <w:proofErr w:type="spellStart"/>
      <w:r w:rsidR="007878B6">
        <w:t>variational</w:t>
      </w:r>
      <w:proofErr w:type="spellEnd"/>
      <w:r w:rsidR="007878B6">
        <w:t xml:space="preserve"> Bayes approach, it elicits an estimate of the log model evidence. This is the critical quantity needed for comparing </w:t>
      </w:r>
      <w:r w:rsidR="001356C6">
        <w:t>any number of</w:t>
      </w:r>
      <w:r w:rsidR="007878B6">
        <w:t xml:space="preserve"> models</w:t>
      </w:r>
      <w:r w:rsidR="00285E4B">
        <w:t>,</w:t>
      </w:r>
      <w:r w:rsidR="007878B6">
        <w:t xml:space="preserve"> </w:t>
      </w:r>
      <w:r w:rsidR="00285E4B">
        <w:t xml:space="preserve">which differ in the choice of </w:t>
      </w:r>
      <w:r w:rsidR="007878B6">
        <w:t>covariance components.</w:t>
      </w:r>
      <w:r w:rsidR="00204AED">
        <w:t xml:space="preserve"> </w:t>
      </w:r>
      <w:r w:rsidR="00BE4B86">
        <w:t>The model with the highest log evidence or free energy will offer the best trade-off between accuracy and complexity o</w:t>
      </w:r>
      <w:r w:rsidR="00285E4B">
        <w:t>ut of those</w:t>
      </w:r>
      <w:r w:rsidR="00BE4B86">
        <w:t xml:space="preserve"> compared. </w:t>
      </w:r>
      <w:r w:rsidR="00BD4536">
        <w:t>Third, b</w:t>
      </w:r>
      <w:r w:rsidR="00204AED">
        <w:t xml:space="preserve">y the </w:t>
      </w:r>
      <w:proofErr w:type="spellStart"/>
      <w:r w:rsidR="00204AED">
        <w:t>Neyman</w:t>
      </w:r>
      <w:proofErr w:type="spellEnd"/>
      <w:r w:rsidR="00204AED">
        <w:t xml:space="preserve">-Pearson lemma, </w:t>
      </w:r>
      <w:r w:rsidR="001356C6">
        <w:t>hypothesis testing</w:t>
      </w:r>
      <w:r w:rsidR="004E555A">
        <w:t xml:space="preserve"> based on the approach used here</w:t>
      </w:r>
      <w:r w:rsidR="001356C6">
        <w:t xml:space="preserve"> </w:t>
      </w:r>
      <w:r w:rsidR="004E555A">
        <w:t>is</w:t>
      </w:r>
      <w:r w:rsidR="00204AED">
        <w:t xml:space="preserve"> statistically optimal, </w:t>
      </w:r>
      <w:r w:rsidR="004E555A">
        <w:t xml:space="preserve">and </w:t>
      </w:r>
      <w:r w:rsidR="00204AED">
        <w:t xml:space="preserve">should have equal or greater statistical power </w:t>
      </w:r>
      <w:r w:rsidR="00D808F7">
        <w:t>compared to</w:t>
      </w:r>
      <w:r w:rsidR="00204AED">
        <w:t xml:space="preserve"> </w:t>
      </w:r>
      <w:r w:rsidR="00023DAD">
        <w:t xml:space="preserve">hypothesis </w:t>
      </w:r>
      <w:r w:rsidR="00204AED">
        <w:t>tests based on other quantities, such as classification accuracy.</w:t>
      </w:r>
      <w:r w:rsidR="00FA3BFC">
        <w:t xml:space="preserve"> </w:t>
      </w:r>
      <w:r w:rsidR="00195B76">
        <w:t>Fourth, the use o</w:t>
      </w:r>
      <w:r w:rsidR="00964E96">
        <w:t>f</w:t>
      </w:r>
      <w:r w:rsidR="00195B76">
        <w:t xml:space="preserve"> variational Bayes and Bayesian model reduction, which </w:t>
      </w:r>
      <w:r w:rsidR="00631D9D">
        <w:t>apply</w:t>
      </w:r>
      <w:r w:rsidR="00195B76">
        <w:t xml:space="preserve"> numerical approximations</w:t>
      </w:r>
      <w:r w:rsidR="00964E96">
        <w:t xml:space="preserve"> and analytic solutions</w:t>
      </w:r>
      <w:r w:rsidR="00195B76">
        <w:t xml:space="preserve"> in place of sampling, mean that model estimation and comparison </w:t>
      </w:r>
      <w:r w:rsidR="00964E96">
        <w:t>are</w:t>
      </w:r>
      <w:r w:rsidR="00195B76">
        <w:t xml:space="preserve"> extremely fast on a standard desktop computer.</w:t>
      </w:r>
      <w:r w:rsidR="00894AD6">
        <w:t xml:space="preserve"> And fifth, the PEB framework makes is straightforward to generalise RSA analysis from individual subjects to groups, </w:t>
      </w:r>
      <w:r w:rsidR="00AD426B">
        <w:t>in order to</w:t>
      </w:r>
      <w:r w:rsidR="00894AD6">
        <w:t xml:space="preserve"> investigate both the commonalities and differences between participants.</w:t>
      </w:r>
    </w:p>
    <w:p w14:paraId="70DDE068" w14:textId="0AFF9090" w:rsidR="00013862" w:rsidRDefault="00964E96" w:rsidP="0021177F">
      <w:r>
        <w:t xml:space="preserve">The key limitation of </w:t>
      </w:r>
      <w:proofErr w:type="spellStart"/>
      <w:r>
        <w:t>vRSA</w:t>
      </w:r>
      <w:proofErr w:type="spellEnd"/>
      <w:r>
        <w:t>, and of the application of GLM analysis to neuroimaging data more generally, is that it provides a descriptive rather than a mechanistic model</w:t>
      </w:r>
      <w:r w:rsidR="00973FEE">
        <w:t xml:space="preserve"> of the data</w:t>
      </w:r>
      <w:r>
        <w:t xml:space="preserve">. It can be used </w:t>
      </w:r>
      <w:r w:rsidR="00973FEE">
        <w:t>to test which experimental effects are present</w:t>
      </w:r>
      <w:r w:rsidR="001931FD">
        <w:t xml:space="preserve"> or absent</w:t>
      </w:r>
      <w:r w:rsidR="00973FEE">
        <w:t>, and as shown here</w:t>
      </w:r>
      <w:r w:rsidR="001931FD">
        <w:t>,</w:t>
      </w:r>
      <w:r w:rsidR="00973FEE">
        <w:t xml:space="preserve"> the time at which those effects occur</w:t>
      </w:r>
      <w:r w:rsidR="001931FD">
        <w:t>.</w:t>
      </w:r>
      <w:r w:rsidR="00973FEE">
        <w:t xml:space="preserve"> </w:t>
      </w:r>
      <w:r w:rsidR="001931FD">
        <w:t>H</w:t>
      </w:r>
      <w:r w:rsidR="00973FEE">
        <w:t>owever</w:t>
      </w:r>
      <w:r w:rsidR="001931FD">
        <w:t xml:space="preserve">, </w:t>
      </w:r>
      <w:proofErr w:type="spellStart"/>
      <w:r w:rsidR="001931FD">
        <w:t>vRSA</w:t>
      </w:r>
      <w:proofErr w:type="spellEnd"/>
      <w:r w:rsidR="00973FEE">
        <w:t xml:space="preserve"> offers no insight into the physiological genesis of the data. Neural mass models provide a</w:t>
      </w:r>
      <w:r w:rsidR="001931FD">
        <w:t xml:space="preserve"> viable</w:t>
      </w:r>
      <w:r w:rsidR="00973FEE">
        <w:t xml:space="preserve"> alternative, where parameters</w:t>
      </w:r>
      <w:r w:rsidR="001931FD">
        <w:t xml:space="preserve"> such as synaptic time constants have a clear </w:t>
      </w:r>
      <w:r w:rsidR="00973FEE">
        <w:t>biological</w:t>
      </w:r>
      <w:r w:rsidR="001931FD">
        <w:t xml:space="preserve"> interpretation</w:t>
      </w:r>
      <w:r w:rsidR="00973FEE">
        <w:t xml:space="preserve">. The Dynamic Causal Modelling (DCM) framework in SPM </w:t>
      </w:r>
      <w:r w:rsidR="00EA32BB">
        <w:t xml:space="preserve">provides the necessary tools for fitting neural mass models to EEG/MEG/LFP data. </w:t>
      </w:r>
      <w:r w:rsidR="007F5256">
        <w:t xml:space="preserve">This could be used, for example, to investigate </w:t>
      </w:r>
      <w:r w:rsidR="007D1A7F">
        <w:t>whether</w:t>
      </w:r>
      <w:r w:rsidR="007F5256">
        <w:t xml:space="preserve"> </w:t>
      </w:r>
      <w:r w:rsidR="007D1A7F">
        <w:t xml:space="preserve">differences in the </w:t>
      </w:r>
      <w:r w:rsidR="007F5256">
        <w:t xml:space="preserve">response to certain stimuli </w:t>
      </w:r>
      <w:r w:rsidR="007D1A7F">
        <w:t>apparent in the data (Figure 3A) could be explained by differ</w:t>
      </w:r>
      <w:r w:rsidR="008340C5">
        <w:t>ing</w:t>
      </w:r>
      <w:r w:rsidR="007D1A7F">
        <w:t xml:space="preserve"> effective connectivity among </w:t>
      </w:r>
      <w:r w:rsidR="008340C5">
        <w:t xml:space="preserve">relevant </w:t>
      </w:r>
      <w:r w:rsidR="007D1A7F">
        <w:t>brain regions</w:t>
      </w:r>
      <w:r w:rsidR="008340C5">
        <w:t>, such as face-selective fusiform gyrus</w:t>
      </w:r>
      <w:r w:rsidR="007D1A7F">
        <w:t xml:space="preserve">. </w:t>
      </w:r>
      <w:r w:rsidR="00013862">
        <w:t xml:space="preserve">Thus, </w:t>
      </w:r>
      <w:proofErr w:type="spellStart"/>
      <w:r w:rsidR="00013862">
        <w:t>vRSA</w:t>
      </w:r>
      <w:proofErr w:type="spellEnd"/>
      <w:r w:rsidR="00013862">
        <w:t xml:space="preserve"> may serve a useful function in terms of characterising the available data, and provides advantages over other multivariate analysis methods as described above, but falls short of enabling hypotheses about biological mechanisms to be tested.</w:t>
      </w:r>
    </w:p>
    <w:p w14:paraId="33E7258B" w14:textId="67E3E8C8" w:rsidR="00B60524" w:rsidRDefault="00013862" w:rsidP="0021177F">
      <w:r>
        <w:t xml:space="preserve">A further criticism that may be levelled against </w:t>
      </w:r>
      <w:proofErr w:type="spellStart"/>
      <w:r>
        <w:t>vRSA</w:t>
      </w:r>
      <w:proofErr w:type="spellEnd"/>
      <w:r>
        <w:t xml:space="preserve">, and RSA more generally, is that </w:t>
      </w:r>
      <w:r w:rsidR="0096293E">
        <w:t>focussing on</w:t>
      </w:r>
      <w:r w:rsidR="00A17B87">
        <w:t xml:space="preserve"> the covariance of the data </w:t>
      </w:r>
      <w:r w:rsidR="0096293E">
        <w:t>introduces</w:t>
      </w:r>
      <w:r>
        <w:t xml:space="preserve"> an unnecess</w:t>
      </w:r>
      <w:r w:rsidR="00A17B87">
        <w:t>arily complicated analysis procedure</w:t>
      </w:r>
      <w:r>
        <w:t xml:space="preserve">. Any hypothesis matrix, encoding the similarity or dissimilarity of experimental conditions, could be </w:t>
      </w:r>
      <w:r>
        <w:lastRenderedPageBreak/>
        <w:t>transformed to a contrast vector</w:t>
      </w:r>
      <w:r w:rsidR="009F0F6E">
        <w:t xml:space="preserve"> or matrix</w:t>
      </w:r>
      <w:r>
        <w:t xml:space="preserve"> (</w:t>
      </w:r>
      <w:proofErr w:type="spellStart"/>
      <w:r w:rsidR="009F0F6E">
        <w:t>Eq</w:t>
      </w:r>
      <w:proofErr w:type="spellEnd"/>
      <w:r>
        <w:t xml:space="preserve"> </w:t>
      </w:r>
      <w:r w:rsidR="009F0F6E" w:rsidRPr="009F0F6E">
        <w:t>11</w:t>
      </w:r>
      <w:r>
        <w:t>)</w:t>
      </w:r>
      <w:r w:rsidR="002719C3">
        <w:t xml:space="preserve"> and used to test a linear contrast </w:t>
      </w:r>
      <w:r w:rsidR="00E70FB0">
        <w:t>of</w:t>
      </w:r>
      <w:r w:rsidR="002719C3">
        <w:t xml:space="preserve"> the parameters </w:t>
      </w:r>
      <w:r w:rsidR="00316126">
        <w:t>in a</w:t>
      </w:r>
      <w:r w:rsidR="002719C3">
        <w:t xml:space="preserve"> multivariate GLM directly (</w:t>
      </w:r>
      <w:proofErr w:type="spellStart"/>
      <w:r w:rsidR="009F0F6E">
        <w:t>Eq</w:t>
      </w:r>
      <w:proofErr w:type="spellEnd"/>
      <w:r w:rsidR="002719C3">
        <w:t xml:space="preserve"> </w:t>
      </w:r>
      <w:r w:rsidR="009F0F6E" w:rsidRPr="009F0F6E">
        <w:t>1</w:t>
      </w:r>
      <w:r w:rsidR="002719C3">
        <w:t xml:space="preserve">). The standard approach for linear regression with multivariate data using classical frequentist statistics is called MANOVA, which is typically combined with canonical correlation analysis (CCA) or canonical variates analysis (CVA) to identify pairs of weights over the data channels and design that best explain the data. For Bayesian analysis, a univariate linear regression model is provided in various analysis packages. In SPM, this is available in the function </w:t>
      </w:r>
      <w:proofErr w:type="spellStart"/>
      <w:r w:rsidR="002719C3">
        <w:t>spm_peb</w:t>
      </w:r>
      <w:proofErr w:type="spellEnd"/>
      <w:r w:rsidR="002719C3">
        <w:t xml:space="preserve">. To </w:t>
      </w:r>
      <w:r w:rsidR="00C7502A">
        <w:t>analyse</w:t>
      </w:r>
      <w:r w:rsidR="002719C3">
        <w:t xml:space="preserve"> multivariate data</w:t>
      </w:r>
      <w:r w:rsidR="00C7502A">
        <w:t xml:space="preserve"> using a univariate GLM</w:t>
      </w:r>
      <w:r w:rsidR="002719C3">
        <w:t>, the data c</w:t>
      </w:r>
      <w:r w:rsidR="00C7502A">
        <w:t>ould</w:t>
      </w:r>
      <w:r w:rsidR="002719C3">
        <w:t xml:space="preserve"> be vectorized (the channels concatenated), with appropriate covariance components defined to enable differing levels of observation noise per channel.</w:t>
      </w:r>
      <w:r w:rsidR="00DF3B98">
        <w:t xml:space="preserve"> Nevertheless, RSA has gained popularity in the fMRI community</w:t>
      </w:r>
      <w:r w:rsidR="00492BB4">
        <w:t>. This is partly</w:t>
      </w:r>
      <w:r w:rsidR="00DF3B98">
        <w:t xml:space="preserve"> because of the intuitive appeal of talking about the similarity or dissimilarity of measurements and hypotheses,</w:t>
      </w:r>
      <w:r w:rsidR="00492BB4">
        <w:t xml:space="preserve"> and partly because it is straightforward to include similarity or dissimilarity matrices from different sources – for example from different species</w:t>
      </w:r>
      <w:r w:rsidR="00A402B8">
        <w:t xml:space="preserve">, </w:t>
      </w:r>
      <w:r w:rsidR="00492BB4">
        <w:t>brain regions</w:t>
      </w:r>
      <w:r w:rsidR="00A402B8">
        <w:t xml:space="preserve"> or imaging modalities</w:t>
      </w:r>
      <w:r w:rsidR="00492BB4">
        <w:t>. T</w:t>
      </w:r>
      <w:r w:rsidR="00DF3B98">
        <w:t xml:space="preserve">he methods presented </w:t>
      </w:r>
      <w:r w:rsidR="00492BB4">
        <w:t xml:space="preserve">here provide these same advantages, </w:t>
      </w:r>
      <w:r w:rsidR="00A402B8">
        <w:t>with the added benefits that come from Bayesian inference</w:t>
      </w:r>
      <w:commentRangeStart w:id="60"/>
      <w:r w:rsidR="00A402B8">
        <w:t>.</w:t>
      </w:r>
      <w:commentRangeEnd w:id="60"/>
      <w:r w:rsidR="0017753A">
        <w:rPr>
          <w:rStyle w:val="CommentReference"/>
        </w:rPr>
        <w:commentReference w:id="60"/>
      </w:r>
    </w:p>
    <w:p w14:paraId="3EF2D16D" w14:textId="0DFECC0B" w:rsidR="00164188" w:rsidRDefault="00D077E3" w:rsidP="0021177F">
      <w:r>
        <w:t xml:space="preserve">The </w:t>
      </w:r>
      <w:r w:rsidR="005A2EAC">
        <w:t>example analysis</w:t>
      </w:r>
      <w:r>
        <w:t xml:space="preserve"> we presented</w:t>
      </w:r>
      <w:r w:rsidR="005A2EAC">
        <w:t xml:space="preserve"> provided a straightforward illustration of the approach using the kind of data typically analysed with RSA. However, there are opportunities for further optimisation, particularly with regards to the specification of the design matrix </w:t>
      </w:r>
      <m:oMath>
        <m:r>
          <m:rPr>
            <m:sty m:val="bi"/>
          </m:rPr>
          <w:rPr>
            <w:rFonts w:ascii="Cambria Math" w:hAnsi="Cambria Math"/>
          </w:rPr>
          <m:t>Z</m:t>
        </m:r>
        <m:r>
          <w:rPr>
            <w:rFonts w:ascii="Cambria Math" w:hAnsi="Cambria Math"/>
          </w:rPr>
          <m:t>.</m:t>
        </m:r>
      </m:oMath>
      <w:r w:rsidR="005A2EAC">
        <w:rPr>
          <w:rFonts w:eastAsiaTheme="minorEastAsia"/>
        </w:rPr>
        <w:t xml:space="preserve"> </w:t>
      </w:r>
      <w:proofErr w:type="gramStart"/>
      <w:r w:rsidR="00C402F9">
        <w:rPr>
          <w:rFonts w:eastAsiaTheme="minorEastAsia"/>
        </w:rPr>
        <w:t>Here</w:t>
      </w:r>
      <w:proofErr w:type="gramEnd"/>
      <w:r w:rsidR="00C402F9">
        <w:rPr>
          <w:rFonts w:eastAsiaTheme="minorEastAsia"/>
        </w:rPr>
        <w:t xml:space="preserve"> we used an FIR model, which meant having one column in the design matrix per time bin (15 in total here).</w:t>
      </w:r>
      <w:r w:rsidR="00C402F9">
        <w:t xml:space="preserve"> The efficiency of the model could be increased by having a design matrix with fewer columns, thereby increasing the available degrees of freedom of the model</w:t>
      </w:r>
      <w:r w:rsidR="00BF5757">
        <w:t xml:space="preserve">. </w:t>
      </w:r>
      <w:r w:rsidR="00932D2E">
        <w:t>If the aim of the analysis is to test theory-specific predictions regarding the temporal dynamics underlying the neural representations, the design matrix can be specified to reflect these hypothesized time courses</w:t>
      </w:r>
      <w:r w:rsidR="004A548F">
        <w:t xml:space="preserve">. </w:t>
      </w:r>
      <w:r w:rsidR="00932D2E">
        <w:t>Alternatively, o</w:t>
      </w:r>
      <w:r w:rsidR="00C402F9">
        <w:t xml:space="preserve">ne approach would be to replace the FIR model with a small number of </w:t>
      </w:r>
      <w:proofErr w:type="spellStart"/>
      <w:r w:rsidR="00C402F9">
        <w:t>basis</w:t>
      </w:r>
      <w:proofErr w:type="spellEnd"/>
      <w:r w:rsidR="00C402F9">
        <w:t xml:space="preserve"> functions which, when summed, produce the shape of an ERP. This is how fMRI data are commonly analysed - one basis function encodes a canonical haemodynamic response function, and one or two further basis functions (referred to a temporal and spatial derivatives) </w:t>
      </w:r>
      <w:r w:rsidR="000D7C16">
        <w:t xml:space="preserve">can </w:t>
      </w:r>
      <w:r w:rsidR="00C402F9">
        <w:t>shift the peak and width of the predicted haemodynamic response.</w:t>
      </w:r>
      <w:r w:rsidR="000D7C16">
        <w:t xml:space="preserve"> </w:t>
      </w:r>
    </w:p>
    <w:p w14:paraId="20D5A39F" w14:textId="7E35FB52" w:rsidR="0021177F" w:rsidRPr="0021177F" w:rsidRDefault="00D077E3" w:rsidP="0021177F">
      <w:r>
        <w:t xml:space="preserve">Readers wishing to apply the methods described here may wish to begin </w:t>
      </w:r>
      <w:r w:rsidR="001427BE">
        <w:t xml:space="preserve">with the example analysis presented </w:t>
      </w:r>
      <w:r w:rsidR="00286180">
        <w:t>above</w:t>
      </w:r>
      <w:r w:rsidR="001427BE">
        <w:t>. A script to download the data and perform the analyses accompanies this paper.</w:t>
      </w:r>
    </w:p>
    <w:p w14:paraId="15108526" w14:textId="02E683A3" w:rsidR="00E1115F" w:rsidRPr="00FB6A3A" w:rsidRDefault="00E1115F" w:rsidP="0021177F">
      <w:pPr>
        <w:pStyle w:val="Heading2"/>
        <w:rPr>
          <w:rFonts w:eastAsiaTheme="minorEastAsia"/>
        </w:rPr>
      </w:pPr>
      <w:r w:rsidRPr="00FB6A3A">
        <w:rPr>
          <w:rFonts w:eastAsiaTheme="minorEastAsia"/>
        </w:rPr>
        <w:t>Appendix</w:t>
      </w:r>
      <w:r w:rsidR="00067881">
        <w:rPr>
          <w:rFonts w:eastAsiaTheme="minorEastAsia"/>
        </w:rPr>
        <w:t xml:space="preserve"> </w:t>
      </w:r>
      <w:r w:rsidR="007927C7">
        <w:rPr>
          <w:rFonts w:eastAsiaTheme="minorEastAsia"/>
        </w:rPr>
        <w:t>A</w:t>
      </w:r>
      <w:r w:rsidRPr="00FB6A3A">
        <w:rPr>
          <w:rFonts w:eastAsiaTheme="minorEastAsia"/>
        </w:rPr>
        <w:t xml:space="preserve">: Spatial </w:t>
      </w:r>
      <w:r w:rsidR="00B062F7" w:rsidRPr="00FB6A3A">
        <w:rPr>
          <w:rFonts w:eastAsiaTheme="minorEastAsia"/>
        </w:rPr>
        <w:t>degrees of freedom</w:t>
      </w:r>
    </w:p>
    <w:p w14:paraId="35D0BE60" w14:textId="34C67B75" w:rsidR="00E1115F" w:rsidRDefault="000938B1" w:rsidP="00E1115F">
      <w:pPr>
        <w:rPr>
          <w:rFonts w:eastAsiaTheme="minorEastAsia"/>
        </w:rPr>
      </w:pPr>
      <w:r>
        <w:rPr>
          <w:rFonts w:eastAsiaTheme="minorEastAsia"/>
        </w:rPr>
        <w:t>This appendix explains the definition of</w:t>
      </w:r>
      <w:r w:rsidR="00E1115F" w:rsidRPr="00FB6A3A">
        <w:rPr>
          <w:rFonts w:eastAsiaTheme="minorEastAsia"/>
        </w:rPr>
        <w:t xml:space="preserve"> spatial covariance matrix </w:t>
      </w:r>
      <m:oMath>
        <m:r>
          <m:rPr>
            <m:sty m:val="bi"/>
          </m:rPr>
          <w:rPr>
            <w:rFonts w:ascii="Cambria Math" w:eastAsiaTheme="minorEastAsia" w:hAnsi="Cambria Math"/>
          </w:rPr>
          <m:t>S</m:t>
        </m:r>
      </m:oMath>
      <w:r w:rsidR="00E1115F" w:rsidRPr="00FB6A3A">
        <w:rPr>
          <w:rFonts w:eastAsiaTheme="minorEastAsia"/>
        </w:rPr>
        <w:t xml:space="preserve">. To briefly recap an aspect of multivariate statistics, for any matrix </w:t>
      </w:r>
      <m:oMath>
        <m:r>
          <m:rPr>
            <m:sty m:val="bi"/>
          </m:rPr>
          <w:rPr>
            <w:rFonts w:ascii="Cambria Math" w:eastAsiaTheme="minorEastAsia"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r w:rsidR="00E1115F" w:rsidRPr="00FB6A3A">
        <w:rPr>
          <w:rFonts w:eastAsiaTheme="minorEastAsia"/>
        </w:rPr>
        <w:t xml:space="preserve">, where each column </w:t>
      </w:r>
      <m:oMath>
        <m:r>
          <w:rPr>
            <w:rFonts w:ascii="Cambria Math" w:eastAsiaTheme="minorEastAsia" w:hAnsi="Cambria Math"/>
          </w:rPr>
          <m:t>i</m:t>
        </m:r>
      </m:oMath>
      <w:r w:rsidR="00E1115F" w:rsidRPr="00FB6A3A">
        <w:rPr>
          <w:rFonts w:eastAsiaTheme="minorEastAsia"/>
        </w:rPr>
        <w:t xml:space="preserve"> is independently sampled from a multivariate normal density with mean zero and covariance matrix </w:t>
      </w:r>
      <m:oMath>
        <m:r>
          <m:rPr>
            <m:sty m:val="b"/>
          </m:rPr>
          <w:rPr>
            <w:rFonts w:ascii="Cambria Math" w:eastAsiaTheme="minorEastAsia" w:hAnsi="Cambria Math"/>
          </w:rPr>
          <m:t>Σ</m:t>
        </m:r>
      </m:oMath>
      <w:r w:rsidR="00E1115F" w:rsidRPr="00FB6A3A">
        <w:rPr>
          <w:rFonts w:eastAsiaTheme="minorEastAsia"/>
        </w:rPr>
        <w:t xml:space="preserve">, i.e., </w:t>
      </w:r>
      <m:oMath>
        <m:sSub>
          <m:sSubPr>
            <m:ctrlPr>
              <w:rPr>
                <w:rFonts w:ascii="Cambria Math" w:eastAsiaTheme="minorEastAsia" w:hAnsi="Cambria Math"/>
                <w:b/>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0</m:t>
            </m:r>
            <m:r>
              <w:rPr>
                <w:rFonts w:ascii="Cambria Math" w:eastAsiaTheme="minorEastAsia" w:hAnsi="Cambria Math"/>
              </w:rPr>
              <m:t>,</m:t>
            </m:r>
            <m:r>
              <m:rPr>
                <m:sty m:val="b"/>
              </m:rPr>
              <w:rPr>
                <w:rFonts w:ascii="Cambria Math" w:eastAsiaTheme="minorEastAsia" w:hAnsi="Cambria Math"/>
              </w:rPr>
              <m:t>Σ</m:t>
            </m:r>
          </m:e>
        </m:d>
      </m:oMath>
      <w:r w:rsidR="00E1115F" w:rsidRPr="00FB6A3A">
        <w:rPr>
          <w:rFonts w:eastAsiaTheme="minorEastAsia"/>
        </w:rPr>
        <w:t xml:space="preserve">, the </w:t>
      </w:r>
      <w:r w:rsidR="00E1115F" w:rsidRPr="00FB6A3A">
        <w:rPr>
          <w:rFonts w:eastAsiaTheme="minorEastAsia"/>
        </w:rPr>
        <w:lastRenderedPageBreak/>
        <w:t xml:space="preserve">summed covariance of all columns has a Wishart distribution. This is the multivariate generalization of the gamma distribution, and is written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14:paraId="147C10C2" w14:textId="77777777" w:rsidTr="007A4041">
        <w:tc>
          <w:tcPr>
            <w:tcW w:w="577" w:type="pct"/>
          </w:tcPr>
          <w:p w14:paraId="7C2F89C0" w14:textId="77777777" w:rsidR="00067881" w:rsidRPr="003C141F" w:rsidRDefault="00067881" w:rsidP="007A4041">
            <w:pPr>
              <w:rPr>
                <w:rFonts w:eastAsiaTheme="minorEastAsia"/>
              </w:rPr>
            </w:pPr>
          </w:p>
        </w:tc>
        <w:tc>
          <w:tcPr>
            <w:tcW w:w="3846" w:type="pct"/>
          </w:tcPr>
          <w:p w14:paraId="46C48110" w14:textId="3A557A42" w:rsidR="00067881" w:rsidRPr="003C141F" w:rsidRDefault="008441DD" w:rsidP="007A4041">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T</m:t>
                        </m:r>
                      </m:sup>
                    </m:sSubSup>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r>
                      <m:rPr>
                        <m:sty m:val="b"/>
                      </m:rPr>
                      <w:rPr>
                        <w:rFonts w:ascii="Cambria Math" w:eastAsiaTheme="minorEastAsia" w:hAnsi="Cambria Math"/>
                      </w:rPr>
                      <m:t>Σ</m:t>
                    </m:r>
                    <m:r>
                      <w:rPr>
                        <w:rFonts w:ascii="Cambria Math" w:eastAsiaTheme="minorEastAsia" w:hAnsi="Cambria Math"/>
                      </w:rPr>
                      <m:t>,n</m:t>
                    </m:r>
                  </m:e>
                </m:d>
              </m:oMath>
            </m:oMathPara>
          </w:p>
        </w:tc>
        <w:tc>
          <w:tcPr>
            <w:tcW w:w="577" w:type="pct"/>
            <w:vAlign w:val="center"/>
          </w:tcPr>
          <w:p w14:paraId="7B981575" w14:textId="02635274" w:rsidR="00067881" w:rsidRPr="003C141F" w:rsidRDefault="00067881" w:rsidP="007A4041">
            <w:pPr>
              <w:jc w:val="right"/>
              <w:rPr>
                <w:rFonts w:eastAsiaTheme="minorEastAsia"/>
              </w:rPr>
            </w:pPr>
            <w:r w:rsidRPr="003C141F">
              <w:rPr>
                <w:rFonts w:eastAsiaTheme="minorEastAsia"/>
              </w:rPr>
              <w:t>(</w:t>
            </w:r>
            <w:r>
              <w:rPr>
                <w:rFonts w:eastAsiaTheme="minorEastAsia"/>
              </w:rPr>
              <w:t>A.1</w:t>
            </w:r>
          </w:p>
        </w:tc>
      </w:tr>
    </w:tbl>
    <w:p w14:paraId="39498840" w14:textId="1BFE3DBC" w:rsidR="00E1115F" w:rsidRDefault="00E1115F" w:rsidP="00E1115F">
      <w:pPr>
        <w:rPr>
          <w:rFonts w:eastAsiaTheme="minorEastAsia"/>
        </w:rPr>
      </w:pPr>
      <w:r w:rsidRPr="00FB6A3A">
        <w:rPr>
          <w:rFonts w:eastAsiaTheme="minorEastAsia"/>
        </w:rPr>
        <w:t xml:space="preserve">Where the first parameter of the distribution is called the scale matrix and the second is called the degrees of freedom. </w:t>
      </w:r>
      <w:r w:rsidR="006E395D">
        <w:rPr>
          <w:rFonts w:eastAsiaTheme="minorEastAsia"/>
        </w:rPr>
        <w:t xml:space="preserve">In the context of </w:t>
      </w:r>
      <w:r w:rsidR="00847D4F">
        <w:rPr>
          <w:rFonts w:eastAsiaTheme="minorEastAsia"/>
        </w:rPr>
        <w:t>a</w:t>
      </w:r>
      <w:r w:rsidR="006E395D">
        <w:rPr>
          <w:rFonts w:eastAsiaTheme="minorEastAsia"/>
        </w:rPr>
        <w:t xml:space="preserve"> multivariate linear regression model</w:t>
      </w:r>
      <w:r w:rsidRPr="00FB6A3A">
        <w:rPr>
          <w:rFonts w:eastAsiaTheme="minorEastAsia"/>
        </w:rPr>
        <w:t xml:space="preserve">, the error covariance matrix </w:t>
      </w:r>
      <m:oMath>
        <m:r>
          <m:rPr>
            <m:sty m:val="bi"/>
          </m:rPr>
          <w:rPr>
            <w:rFonts w:ascii="Cambria Math" w:eastAsiaTheme="minorEastAsia" w:hAnsi="Cambria Math"/>
          </w:rPr>
          <m:t>E</m:t>
        </m:r>
        <m:sSup>
          <m:sSupPr>
            <m:ctrlPr>
              <w:rPr>
                <w:rFonts w:ascii="Cambria Math" w:eastAsiaTheme="minorEastAsia" w:hAnsi="Cambria Math"/>
                <w:i/>
              </w:rPr>
            </m:ctrlPr>
          </m:sSupPr>
          <m:e>
            <m:r>
              <m:rPr>
                <m:sty m:val="bi"/>
              </m:rPr>
              <w:rPr>
                <w:rFonts w:ascii="Cambria Math" w:eastAsiaTheme="minorEastAsia" w:hAnsi="Cambria Math"/>
              </w:rPr>
              <m:t>E</m:t>
            </m:r>
          </m:e>
          <m:sup>
            <m:r>
              <w:rPr>
                <w:rFonts w:ascii="Cambria Math" w:eastAsiaTheme="minorEastAsia" w:hAnsi="Cambria Math"/>
              </w:rPr>
              <m:t>T</m:t>
            </m:r>
          </m:sup>
        </m:sSup>
      </m:oMath>
      <w:r w:rsidRPr="00FB6A3A">
        <w:rPr>
          <w:rFonts w:eastAsiaTheme="minorEastAsia"/>
        </w:rPr>
        <w:t xml:space="preserve"> follows a Wishart distribution: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14:paraId="6BEDB391" w14:textId="77777777" w:rsidTr="007A4041">
        <w:tc>
          <w:tcPr>
            <w:tcW w:w="577" w:type="pct"/>
          </w:tcPr>
          <w:p w14:paraId="3B852D3A" w14:textId="77777777" w:rsidR="00067881" w:rsidRPr="003C141F" w:rsidRDefault="00067881" w:rsidP="007A4041">
            <w:pPr>
              <w:rPr>
                <w:rFonts w:eastAsiaTheme="minorEastAsia"/>
              </w:rPr>
            </w:pPr>
          </w:p>
        </w:tc>
        <w:tc>
          <w:tcPr>
            <w:tcW w:w="3846" w:type="pct"/>
          </w:tcPr>
          <w:p w14:paraId="7F24EDB9" w14:textId="138880C4" w:rsidR="00067881" w:rsidRPr="003C141F" w:rsidRDefault="00067881" w:rsidP="007A4041">
            <w:pPr>
              <w:rPr>
                <w:rFonts w:eastAsiaTheme="minorEastAsia"/>
              </w:rPr>
            </w:pPr>
            <m:oMathPara>
              <m:oMath>
                <m:r>
                  <m:rPr>
                    <m:sty m:val="bi"/>
                  </m:rPr>
                  <w:rPr>
                    <w:rFonts w:ascii="Cambria Math" w:eastAsiaTheme="minorEastAsia" w:hAnsi="Cambria Math"/>
                  </w:rPr>
                  <m:t>E</m:t>
                </m:r>
                <m:sSup>
                  <m:sSupPr>
                    <m:ctrlPr>
                      <w:rPr>
                        <w:rFonts w:ascii="Cambria Math" w:eastAsiaTheme="minorEastAsia" w:hAnsi="Cambria Math"/>
                        <w:i/>
                      </w:rPr>
                    </m:ctrlPr>
                  </m:sSupPr>
                  <m:e>
                    <m:r>
                      <m:rPr>
                        <m:sty m:val="bi"/>
                      </m:rP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d>
                  <m:dPr>
                    <m:ctrlPr>
                      <w:rPr>
                        <w:rFonts w:ascii="Cambria Math" w:eastAsiaTheme="minorEastAsia" w:hAnsi="Cambria Math"/>
                        <w:i/>
                      </w:rPr>
                    </m:ctrlPr>
                  </m:dPr>
                  <m:e>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e>
                </m:d>
              </m:oMath>
            </m:oMathPara>
          </w:p>
        </w:tc>
        <w:tc>
          <w:tcPr>
            <w:tcW w:w="577" w:type="pct"/>
            <w:vAlign w:val="center"/>
          </w:tcPr>
          <w:p w14:paraId="46C0C260" w14:textId="2B160069" w:rsidR="00067881" w:rsidRPr="003C141F" w:rsidRDefault="00067881" w:rsidP="007A4041">
            <w:pPr>
              <w:jc w:val="right"/>
              <w:rPr>
                <w:rFonts w:eastAsiaTheme="minorEastAsia"/>
              </w:rPr>
            </w:pPr>
            <w:r w:rsidRPr="003C141F">
              <w:rPr>
                <w:rFonts w:eastAsiaTheme="minorEastAsia"/>
              </w:rPr>
              <w:t>(</w:t>
            </w:r>
            <w:r>
              <w:rPr>
                <w:rFonts w:eastAsiaTheme="minorEastAsia"/>
              </w:rPr>
              <w:t>A.2</w:t>
            </w:r>
          </w:p>
        </w:tc>
      </w:tr>
    </w:tbl>
    <w:p w14:paraId="376B1AD1" w14:textId="59282F98" w:rsidR="00E1115F" w:rsidRDefault="00E1115F" w:rsidP="00E1115F">
      <w:pPr>
        <w:rPr>
          <w:rFonts w:eastAsiaTheme="minorEastAsia"/>
        </w:rPr>
      </w:pPr>
      <w:r w:rsidRPr="00FB6A3A">
        <w:rPr>
          <w:rFonts w:eastAsiaTheme="minorEastAsia"/>
        </w:rPr>
        <w:t xml:space="preserve">Here we set the temporal error covariance to the identity matrix </w:t>
      </w:r>
      <m:oMath>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M</m:t>
            </m:r>
          </m:sub>
        </m:sSub>
      </m:oMath>
      <w:r w:rsidRPr="00FB6A3A">
        <w:rPr>
          <w:rFonts w:eastAsiaTheme="minorEastAsia"/>
          <w:b/>
        </w:rPr>
        <w:t xml:space="preserve"> </w:t>
      </w:r>
      <w:r w:rsidRPr="00FB6A3A">
        <w:rPr>
          <w:rFonts w:eastAsiaTheme="minorEastAsia"/>
        </w:rPr>
        <w:t xml:space="preserve">, </w:t>
      </w:r>
      <w:commentRangeStart w:id="62"/>
      <w:r w:rsidRPr="00FB6A3A">
        <w:rPr>
          <w:rFonts w:eastAsiaTheme="minorEastAsia"/>
        </w:rPr>
        <w:t xml:space="preserve">thereby making an I.I.D. </w:t>
      </w:r>
      <w:r w:rsidR="00AF627E">
        <w:rPr>
          <w:rFonts w:eastAsiaTheme="minorEastAsia"/>
        </w:rPr>
        <w:t>approximation over time</w:t>
      </w:r>
      <w:commentRangeEnd w:id="62"/>
      <w:r w:rsidR="0017753A">
        <w:rPr>
          <w:rStyle w:val="CommentReference"/>
        </w:rPr>
        <w:commentReference w:id="62"/>
      </w:r>
      <w:r w:rsidRPr="00FB6A3A">
        <w:rPr>
          <w:rFonts w:eastAsiaTheme="minorEastAsia"/>
        </w:rPr>
        <w:t xml:space="preserve">. If every measurement channel were independent, then the spatial degrees of freedom would equal the number of measurement channels,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r>
          <w:rPr>
            <w:rFonts w:ascii="Cambria Math" w:eastAsiaTheme="minorEastAsia" w:hAnsi="Cambria Math"/>
          </w:rPr>
          <m:t>=P</m:t>
        </m:r>
      </m:oMath>
      <w:r w:rsidRPr="00FB6A3A">
        <w:rPr>
          <w:rFonts w:eastAsiaTheme="minorEastAsia"/>
        </w:rPr>
        <w:t xml:space="preserve">. However, to accommodate spatial covariance, we set the degrees of freedom based on the spatial covariance matrix </w:t>
      </w:r>
      <m:oMath>
        <m:r>
          <m:rPr>
            <m:sty m:val="bi"/>
          </m:rPr>
          <w:rPr>
            <w:rFonts w:ascii="Cambria Math" w:eastAsiaTheme="minorEastAsia" w:hAnsi="Cambria Math"/>
          </w:rPr>
          <m:t>S</m:t>
        </m:r>
      </m:oMath>
      <w:r w:rsidRPr="00FB6A3A">
        <w:rPr>
          <w:rFonts w:eastAsiaTheme="minorEastAsia"/>
        </w:rPr>
        <w:t>, according to the following estimator</w:t>
      </w:r>
      <w:r w:rsidR="00AA55DF">
        <w:rPr>
          <w:rFonts w:eastAsiaTheme="minorEastAsia"/>
        </w:rPr>
        <w:t xml:space="preserve"> </w:t>
      </w:r>
      <w:r w:rsidR="00AA55DF">
        <w:rPr>
          <w:rFonts w:eastAsiaTheme="minorEastAsia"/>
        </w:rPr>
        <w:fldChar w:fldCharType="begin"/>
      </w:r>
      <w:r w:rsidR="00AA55DF">
        <w:rPr>
          <w:rFonts w:eastAsiaTheme="minorEastAsia"/>
        </w:rPr>
        <w:instrText xml:space="preserve"> ADDIN EN.CITE &lt;EndNote&gt;&lt;Cite&gt;&lt;Author&gt;Seber&lt;/Author&gt;&lt;Year&gt;2012&lt;/Year&gt;&lt;RecNum&gt;2408&lt;/RecNum&gt;&lt;DisplayText&gt;(Seber and Lee, 2012, Worsley and Friston, 1995)&lt;/DisplayText&gt;&lt;record&gt;&lt;rec-number&gt;2408&lt;/rec-number&gt;&lt;foreign-keys&gt;&lt;key app="EN" db-id="dv2fw5ea2s9pwhe05rcxt5d60a5efpz0t5pz" timestamp="1553685861"&gt;2408&lt;/key&gt;&lt;/foreign-keys&gt;&lt;ref-type name="Book"&gt;6&lt;/ref-type&gt;&lt;contributors&gt;&lt;authors&gt;&lt;author&gt;Seber, George AF&lt;/author&gt;&lt;author&gt;Lee, Alan J&lt;/author&gt;&lt;/authors&gt;&lt;/contributors&gt;&lt;titles&gt;&lt;title&gt;Linear regression analysis&lt;/title&gt;&lt;/titles&gt;&lt;volume&gt;329&lt;/volume&gt;&lt;dates&gt;&lt;year&gt;2012&lt;/year&gt;&lt;/dates&gt;&lt;publisher&gt;John Wiley &amp;amp; Sons&lt;/publisher&gt;&lt;isbn&gt;1118274423&lt;/isbn&gt;&lt;urls&gt;&lt;/urls&gt;&lt;/record&gt;&lt;/Cite&gt;&lt;Cite&gt;&lt;Author&gt;Worsley&lt;/Author&gt;&lt;Year&gt;1995&lt;/Year&gt;&lt;RecNum&gt;2410&lt;/RecNum&gt;&lt;record&gt;&lt;rec-number&gt;2410&lt;/rec-number&gt;&lt;foreign-keys&gt;&lt;key app="EN" db-id="dv2fw5ea2s9pwhe05rcxt5d60a5efpz0t5pz" timestamp="1553686128"&gt;2410&lt;/key&gt;&lt;/foreign-keys&gt;&lt;ref-type name="Journal Article"&gt;17&lt;/ref-type&gt;&lt;contributors&gt;&lt;authors&gt;&lt;author&gt;Worsley, Keith J&lt;/author&gt;&lt;author&gt;Friston, Karl J&lt;/author&gt;&lt;/authors&gt;&lt;/contributors&gt;&lt;titles&gt;&lt;title&gt;Analysis of fMRI time-series revisited—again&lt;/title&gt;&lt;secondary-title&gt;Neuroimage&lt;/secondary-title&gt;&lt;/titles&gt;&lt;periodical&gt;&lt;full-title&gt;Neuroimage&lt;/full-title&gt;&lt;abbr-1&gt;NeuroImage&lt;/abbr-1&gt;&lt;/periodical&gt;&lt;pages&gt;173-181&lt;/pages&gt;&lt;volume&gt;2&lt;/volume&gt;&lt;number&gt;3&lt;/number&gt;&lt;dates&gt;&lt;year&gt;1995&lt;/year&gt;&lt;/dates&gt;&lt;isbn&gt;1053-8119&lt;/isbn&gt;&lt;urls&gt;&lt;/urls&gt;&lt;/record&gt;&lt;/Cite&gt;&lt;/EndNote&gt;</w:instrText>
      </w:r>
      <w:r w:rsidR="00AA55DF">
        <w:rPr>
          <w:rFonts w:eastAsiaTheme="minorEastAsia"/>
        </w:rPr>
        <w:fldChar w:fldCharType="separate"/>
      </w:r>
      <w:r w:rsidR="00AA55DF">
        <w:rPr>
          <w:rFonts w:eastAsiaTheme="minorEastAsia"/>
          <w:noProof/>
        </w:rPr>
        <w:t>(Seber and Lee, 2012, Worsley and Friston, 1995)</w:t>
      </w:r>
      <w:r w:rsidR="00AA55DF">
        <w:rPr>
          <w:rFonts w:eastAsiaTheme="minorEastAsia"/>
        </w:rPr>
        <w:fldChar w:fldCharType="end"/>
      </w:r>
      <w:r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067881" w14:paraId="2AB3B144" w14:textId="77777777" w:rsidTr="007A4041">
        <w:tc>
          <w:tcPr>
            <w:tcW w:w="577" w:type="pct"/>
          </w:tcPr>
          <w:p w14:paraId="5FA3F0B9" w14:textId="77777777" w:rsidR="00067881" w:rsidRPr="003C141F" w:rsidRDefault="00067881" w:rsidP="007A4041">
            <w:pPr>
              <w:rPr>
                <w:rFonts w:eastAsiaTheme="minorEastAsia"/>
              </w:rPr>
            </w:pPr>
          </w:p>
        </w:tc>
        <w:tc>
          <w:tcPr>
            <w:tcW w:w="3846" w:type="pct"/>
          </w:tcPr>
          <w:p w14:paraId="2F56E298" w14:textId="4FB8B1C5" w:rsidR="00067881" w:rsidRPr="003C141F" w:rsidRDefault="008441DD" w:rsidP="007A40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m:t>
                        </m:r>
                      </m:e>
                    </m:d>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m:t>
                        </m:r>
                      </m:e>
                    </m:d>
                  </m:num>
                  <m:den>
                    <m:r>
                      <w:rPr>
                        <w:rFonts w:ascii="Cambria Math" w:eastAsiaTheme="minorEastAsia" w:hAnsi="Cambria Math"/>
                      </w:rPr>
                      <m:t>tr</m:t>
                    </m:r>
                    <m:d>
                      <m:dPr>
                        <m:ctrlPr>
                          <w:rPr>
                            <w:rFonts w:ascii="Cambria Math" w:eastAsiaTheme="minorEastAsia" w:hAnsi="Cambria Math"/>
                            <w:i/>
                          </w:rPr>
                        </m:ctrlPr>
                      </m:dPr>
                      <m:e>
                        <m:r>
                          <m:rPr>
                            <m:sty m:val="bi"/>
                          </m:rPr>
                          <w:rPr>
                            <w:rFonts w:ascii="Cambria Math" w:eastAsiaTheme="minorEastAsia" w:hAnsi="Cambria Math"/>
                          </w:rPr>
                          <m:t>SS</m:t>
                        </m:r>
                      </m:e>
                    </m:d>
                  </m:den>
                </m:f>
              </m:oMath>
            </m:oMathPara>
          </w:p>
        </w:tc>
        <w:tc>
          <w:tcPr>
            <w:tcW w:w="577" w:type="pct"/>
            <w:vAlign w:val="center"/>
          </w:tcPr>
          <w:p w14:paraId="333F9E96" w14:textId="1821D572" w:rsidR="00067881" w:rsidRPr="003C141F" w:rsidRDefault="00067881" w:rsidP="007A4041">
            <w:pPr>
              <w:jc w:val="right"/>
              <w:rPr>
                <w:rFonts w:eastAsiaTheme="minorEastAsia"/>
              </w:rPr>
            </w:pPr>
            <w:r w:rsidRPr="003C141F">
              <w:rPr>
                <w:rFonts w:eastAsiaTheme="minorEastAsia"/>
              </w:rPr>
              <w:t>(</w:t>
            </w:r>
            <w:r>
              <w:rPr>
                <w:rFonts w:eastAsiaTheme="minorEastAsia"/>
              </w:rPr>
              <w:t>A.3</w:t>
            </w:r>
          </w:p>
        </w:tc>
      </w:tr>
    </w:tbl>
    <w:p w14:paraId="4F4A1CD1" w14:textId="653EC176" w:rsidR="00E1115F" w:rsidRPr="00FB6A3A" w:rsidRDefault="00E1115F" w:rsidP="00E1115F">
      <w:pPr>
        <w:rPr>
          <w:rFonts w:eastAsiaTheme="minorEastAsia"/>
        </w:rPr>
      </w:pPr>
      <w:r w:rsidRPr="00FB6A3A">
        <w:rPr>
          <w:rFonts w:eastAsiaTheme="minorEastAsia"/>
        </w:rPr>
        <w:t xml:space="preserve">This is the variance due to the channels independently, over the total variance </w:t>
      </w:r>
      <w:r w:rsidR="00AC55A4">
        <w:rPr>
          <w:rFonts w:eastAsiaTheme="minorEastAsia"/>
        </w:rPr>
        <w:t>including</w:t>
      </w:r>
      <w:r w:rsidRPr="00FB6A3A">
        <w:rPr>
          <w:rFonts w:eastAsiaTheme="minorEastAsia"/>
        </w:rPr>
        <w:t xml:space="preserve"> their covariance. As the spatial covariance increases, the spatial degrees of freedom decrease. This enters into the REML model fitting scheme used in SPM (</w:t>
      </w:r>
      <w:proofErr w:type="spellStart"/>
      <w:r w:rsidRPr="00FB6A3A">
        <w:rPr>
          <w:rFonts w:eastAsiaTheme="minorEastAsia"/>
        </w:rPr>
        <w:t>spm_reml</w:t>
      </w:r>
      <w:r w:rsidR="00A0283D">
        <w:rPr>
          <w:rFonts w:eastAsiaTheme="minorEastAsia"/>
        </w:rPr>
        <w:t>_sc</w:t>
      </w:r>
      <w:r w:rsidRPr="00FB6A3A">
        <w:rPr>
          <w:rFonts w:eastAsiaTheme="minorEastAsia"/>
        </w:rPr>
        <w:t>.m</w:t>
      </w:r>
      <w:proofErr w:type="spellEnd"/>
      <w:r w:rsidRPr="00FB6A3A">
        <w:rPr>
          <w:rFonts w:eastAsiaTheme="minorEastAsia"/>
        </w:rPr>
        <w:t>).</w:t>
      </w:r>
    </w:p>
    <w:p w14:paraId="02F738BC" w14:textId="0F1F057C" w:rsidR="007927C7" w:rsidRDefault="007927C7" w:rsidP="007927C7">
      <w:pPr>
        <w:pStyle w:val="Heading2"/>
        <w:rPr>
          <w:rFonts w:eastAsiaTheme="minorEastAsia"/>
        </w:rPr>
      </w:pPr>
      <w:r>
        <w:rPr>
          <w:rFonts w:eastAsiaTheme="minorEastAsia"/>
        </w:rPr>
        <w:t>Appendix B: Confound-corrected covariance matrix</w:t>
      </w:r>
    </w:p>
    <w:p w14:paraId="61483346" w14:textId="77777777" w:rsidR="007927C7" w:rsidRPr="00AD057F" w:rsidRDefault="007927C7" w:rsidP="007927C7">
      <w:pPr>
        <w:rPr>
          <w:rFonts w:eastAsiaTheme="minorEastAsia"/>
        </w:rPr>
      </w:pPr>
      <w:r>
        <w:rPr>
          <w:rFonts w:eastAsiaTheme="minorEastAsia"/>
        </w:rPr>
        <w:t>To obtain matrix</w:t>
      </w:r>
      <w:r w:rsidRPr="00FB6A3A">
        <w:rPr>
          <w:rFonts w:eastAsiaTheme="minorEastAsia"/>
        </w:rPr>
        <w:t xml:space="preserve"> </w:t>
      </w:r>
      <m:oMath>
        <m:r>
          <m:rPr>
            <m:sty m:val="bi"/>
          </m:rPr>
          <w:rPr>
            <w:rFonts w:ascii="Cambria Math" w:eastAsiaTheme="minorEastAsia" w:hAnsi="Cambria Math"/>
          </w:rPr>
          <m:t>G</m:t>
        </m:r>
      </m:oMath>
      <w:r w:rsidRPr="00FB6A3A">
        <w:rPr>
          <w:rFonts w:eastAsiaTheme="minorEastAsia"/>
        </w:rPr>
        <w:t xml:space="preserve"> after correcting for known confounding effects encoded in </w:t>
      </w:r>
      <m:oMath>
        <m:r>
          <m:rPr>
            <m:sty m:val="bi"/>
          </m:rPr>
          <w:rPr>
            <w:rFonts w:ascii="Cambria Math" w:eastAsiaTheme="minorEastAsia" w:hAnsi="Cambria Math"/>
          </w:rPr>
          <m:t>XB</m:t>
        </m:r>
      </m:oMath>
      <w:r>
        <w:rPr>
          <w:rFonts w:eastAsiaTheme="minorEastAsia"/>
        </w:rPr>
        <w:t>, f</w:t>
      </w:r>
      <w:proofErr w:type="spellStart"/>
      <w:r w:rsidRPr="00FB6A3A">
        <w:rPr>
          <w:rFonts w:eastAsiaTheme="minorEastAsia"/>
        </w:rPr>
        <w:t>irst</w:t>
      </w:r>
      <w:proofErr w:type="spellEnd"/>
      <w:r w:rsidRPr="00FB6A3A">
        <w:rPr>
          <w:rFonts w:eastAsiaTheme="minorEastAsia"/>
        </w:rPr>
        <w:t xml:space="preserve"> consider the univariate linear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14:paraId="373903A4" w14:textId="77777777" w:rsidTr="0007721E">
        <w:tc>
          <w:tcPr>
            <w:tcW w:w="577" w:type="pct"/>
          </w:tcPr>
          <w:p w14:paraId="29E4005D" w14:textId="77777777" w:rsidR="007927C7" w:rsidRPr="003C141F" w:rsidRDefault="007927C7" w:rsidP="0007721E">
            <w:pPr>
              <w:rPr>
                <w:rFonts w:eastAsiaTheme="minorEastAsia"/>
              </w:rPr>
            </w:pPr>
          </w:p>
        </w:tc>
        <w:tc>
          <w:tcPr>
            <w:tcW w:w="3846" w:type="pct"/>
          </w:tcPr>
          <w:p w14:paraId="2AEECAE6" w14:textId="77777777" w:rsidR="007927C7" w:rsidRPr="003C141F" w:rsidRDefault="007927C7" w:rsidP="0007721E">
            <w:pPr>
              <w:rPr>
                <w:rFonts w:eastAsiaTheme="minorEastAsia"/>
              </w:rPr>
            </w:pPr>
            <m:oMathPara>
              <m:oMath>
                <m:r>
                  <w:rPr>
                    <w:rFonts w:ascii="Cambria Math" w:eastAsiaTheme="minorEastAsia" w:hAnsi="Cambria Math"/>
                  </w:rPr>
                  <m:t>y=zu+xb+e</m:t>
                </m:r>
              </m:oMath>
            </m:oMathPara>
          </w:p>
        </w:tc>
        <w:tc>
          <w:tcPr>
            <w:tcW w:w="577" w:type="pct"/>
            <w:vAlign w:val="center"/>
          </w:tcPr>
          <w:p w14:paraId="25EAAE9A" w14:textId="77777777" w:rsidR="007927C7" w:rsidRPr="003C141F" w:rsidRDefault="007927C7" w:rsidP="0007721E">
            <w:pPr>
              <w:jc w:val="right"/>
              <w:rPr>
                <w:rFonts w:eastAsiaTheme="minorEastAsia"/>
              </w:rPr>
            </w:pPr>
            <w:r w:rsidRPr="003C141F">
              <w:rPr>
                <w:rFonts w:eastAsiaTheme="minorEastAsia"/>
              </w:rPr>
              <w:t>(</w:t>
            </w:r>
            <w:r>
              <w:rPr>
                <w:rFonts w:eastAsiaTheme="minorEastAsia"/>
              </w:rPr>
              <w:t>4</w:t>
            </w:r>
          </w:p>
        </w:tc>
      </w:tr>
    </w:tbl>
    <w:p w14:paraId="214D7F2D" w14:textId="77777777" w:rsidR="007927C7" w:rsidRPr="00AD057F" w:rsidRDefault="007927C7" w:rsidP="007927C7">
      <w:pPr>
        <w:rPr>
          <w:rFonts w:eastAsiaTheme="minorEastAsia"/>
        </w:rPr>
      </w:pPr>
      <w:r w:rsidRPr="00FB6A3A">
        <w:rPr>
          <w:rFonts w:eastAsiaTheme="minorEastAsia"/>
        </w:rPr>
        <w:t xml:space="preserve">To isolate the parameters relating to the experimental </w:t>
      </w:r>
      <w:r>
        <w:rPr>
          <w:rFonts w:eastAsiaTheme="minorEastAsia"/>
        </w:rPr>
        <w:t>design</w:t>
      </w:r>
      <w:r w:rsidRPr="00FB6A3A">
        <w:rPr>
          <w:rFonts w:eastAsiaTheme="minorEastAsia"/>
        </w:rPr>
        <w:t xml:space="preserve"> </w:t>
      </w:r>
      <m:oMath>
        <m:r>
          <w:rPr>
            <w:rFonts w:ascii="Cambria Math" w:eastAsiaTheme="minorEastAsia" w:hAnsi="Cambria Math"/>
          </w:rPr>
          <m:t>u</m:t>
        </m:r>
      </m:oMath>
      <w:r w:rsidRPr="00FB6A3A">
        <w:rPr>
          <w:rFonts w:eastAsiaTheme="minorEastAsia"/>
        </w:rPr>
        <w:t>, we have: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14:paraId="7BC9935F" w14:textId="77777777" w:rsidTr="0007721E">
        <w:tc>
          <w:tcPr>
            <w:tcW w:w="577" w:type="pct"/>
          </w:tcPr>
          <w:p w14:paraId="35149799" w14:textId="77777777" w:rsidR="007927C7" w:rsidRPr="003C141F" w:rsidRDefault="007927C7" w:rsidP="0007721E">
            <w:pPr>
              <w:rPr>
                <w:rFonts w:eastAsiaTheme="minorEastAsia"/>
              </w:rPr>
            </w:pPr>
          </w:p>
        </w:tc>
        <w:tc>
          <w:tcPr>
            <w:tcW w:w="3846" w:type="pct"/>
          </w:tcPr>
          <w:p w14:paraId="72088F89" w14:textId="77777777" w:rsidR="007927C7" w:rsidRPr="003C141F" w:rsidRDefault="008441DD" w:rsidP="0007721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z</m:t>
                    </m:r>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xb</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z</m:t>
                    </m:r>
                  </m:den>
                </m:f>
              </m:oMath>
            </m:oMathPara>
          </w:p>
        </w:tc>
        <w:tc>
          <w:tcPr>
            <w:tcW w:w="577" w:type="pct"/>
            <w:vAlign w:val="center"/>
          </w:tcPr>
          <w:p w14:paraId="4D777B7F" w14:textId="77777777" w:rsidR="007927C7" w:rsidRPr="003C141F" w:rsidRDefault="007927C7" w:rsidP="0007721E">
            <w:pPr>
              <w:jc w:val="right"/>
              <w:rPr>
                <w:rFonts w:eastAsiaTheme="minorEastAsia"/>
              </w:rPr>
            </w:pPr>
            <w:r w:rsidRPr="003C141F">
              <w:rPr>
                <w:rFonts w:eastAsiaTheme="minorEastAsia"/>
              </w:rPr>
              <w:t>(</w:t>
            </w:r>
            <w:r>
              <w:rPr>
                <w:rFonts w:eastAsiaTheme="minorEastAsia"/>
              </w:rPr>
              <w:t>5</w:t>
            </w:r>
          </w:p>
        </w:tc>
      </w:tr>
    </w:tbl>
    <w:p w14:paraId="7F27945A" w14:textId="77777777" w:rsidR="007927C7" w:rsidRDefault="007927C7" w:rsidP="007927C7">
      <w:pPr>
        <w:rPr>
          <w:rFonts w:eastAsiaTheme="minorEastAsia"/>
        </w:rPr>
      </w:pPr>
      <w:r w:rsidRPr="00FB6A3A">
        <w:rPr>
          <w:rFonts w:eastAsiaTheme="minorEastAsia"/>
        </w:rPr>
        <w:t xml:space="preserve">In matrix form, rather than dividing each term by </w:t>
      </w:r>
      <m:oMath>
        <m:r>
          <m:rPr>
            <m:sty m:val="bi"/>
          </m:rPr>
          <w:rPr>
            <w:rFonts w:ascii="Cambria Math" w:eastAsiaTheme="minorEastAsia" w:hAnsi="Cambria Math"/>
          </w:rPr>
          <m:t>Z</m:t>
        </m:r>
      </m:oMath>
      <w:r w:rsidRPr="00FB6A3A">
        <w:rPr>
          <w:rFonts w:eastAsiaTheme="minorEastAsia"/>
        </w:rPr>
        <w:t xml:space="preserve">, we pre-multiply by its generalized inverse, </w:t>
      </w:r>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oMath>
      <w:r w:rsidRPr="00FB6A3A">
        <w:rPr>
          <w:rFonts w:eastAsiaTheme="minorEastAsia"/>
          <w:b/>
        </w:rPr>
        <w:t xml:space="preserve"> </w:t>
      </w:r>
      <w:r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14:paraId="03022BC2" w14:textId="77777777" w:rsidTr="0007721E">
        <w:tc>
          <w:tcPr>
            <w:tcW w:w="577" w:type="pct"/>
          </w:tcPr>
          <w:p w14:paraId="2C732FD1" w14:textId="77777777" w:rsidR="007927C7" w:rsidRPr="003C141F" w:rsidRDefault="007927C7" w:rsidP="0007721E">
            <w:pPr>
              <w:rPr>
                <w:rFonts w:eastAsiaTheme="minorEastAsia"/>
              </w:rPr>
            </w:pPr>
          </w:p>
        </w:tc>
        <w:tc>
          <w:tcPr>
            <w:tcW w:w="3846" w:type="pct"/>
          </w:tcPr>
          <w:p w14:paraId="59FE26C9" w14:textId="77777777" w:rsidR="007927C7" w:rsidRPr="00AD057F" w:rsidRDefault="008441DD" w:rsidP="0007721E">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Y</m:t>
                </m:r>
                <m:r>
                  <m:rPr>
                    <m:sty m:val="bi"/>
                    <m:aln/>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ZU+</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XB+</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r>
                  <m:rPr>
                    <m:sty m:val="p"/>
                  </m:rPr>
                  <w:rPr>
                    <w:rFonts w:ascii="Cambria Math" w:eastAsiaTheme="minorEastAsia" w:hAnsi="Cambria Math"/>
                  </w:rPr>
                  <w:br/>
                </m:r>
              </m:oMath>
              <m:oMath>
                <m:r>
                  <m:rPr>
                    <m:sty m:val="bi"/>
                    <m:aln/>
                  </m:rPr>
                  <w:rPr>
                    <w:rFonts w:ascii="Cambria Math" w:eastAsiaTheme="minorEastAsia" w:hAnsi="Cambria Math"/>
                  </w:rPr>
                  <m:t>=U+</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XB+</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oMath>
            </m:oMathPara>
          </w:p>
        </w:tc>
        <w:tc>
          <w:tcPr>
            <w:tcW w:w="577" w:type="pct"/>
            <w:vAlign w:val="center"/>
          </w:tcPr>
          <w:p w14:paraId="0622E043" w14:textId="77777777" w:rsidR="007927C7" w:rsidRPr="003C141F" w:rsidRDefault="007927C7" w:rsidP="0007721E">
            <w:pPr>
              <w:jc w:val="right"/>
              <w:rPr>
                <w:rFonts w:eastAsiaTheme="minorEastAsia"/>
              </w:rPr>
            </w:pPr>
            <w:r w:rsidRPr="003C141F">
              <w:rPr>
                <w:rFonts w:eastAsiaTheme="minorEastAsia"/>
              </w:rPr>
              <w:t>(</w:t>
            </w:r>
            <w:r>
              <w:rPr>
                <w:rFonts w:eastAsiaTheme="minorEastAsia"/>
              </w:rPr>
              <w:t>6</w:t>
            </w:r>
          </w:p>
        </w:tc>
      </w:tr>
    </w:tbl>
    <w:p w14:paraId="0555548C" w14:textId="77777777" w:rsidR="007927C7" w:rsidRPr="00FB6A3A" w:rsidRDefault="007927C7" w:rsidP="007927C7">
      <w:pPr>
        <w:tabs>
          <w:tab w:val="left" w:pos="3480"/>
        </w:tabs>
        <w:rPr>
          <w:rFonts w:eastAsiaTheme="minorEastAsia"/>
        </w:rPr>
      </w:pPr>
      <w:r w:rsidRPr="00FB6A3A">
        <w:rPr>
          <w:rFonts w:eastAsiaTheme="minorEastAsia"/>
        </w:rPr>
        <w:t xml:space="preserve">The confounds are expressed in the term </w:t>
      </w:r>
      <m:oMath>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X</m:t>
        </m:r>
      </m:oMath>
      <w:r w:rsidRPr="00FB6A3A">
        <w:rPr>
          <w:rFonts w:eastAsiaTheme="minorEastAsia"/>
        </w:rPr>
        <w:t xml:space="preserve">. To remove these effects, we define the </w:t>
      </w:r>
      <w:r w:rsidRPr="00FB6A3A">
        <w:rPr>
          <w:rFonts w:eastAsiaTheme="minorEastAsia"/>
          <w:i/>
        </w:rPr>
        <w:t>residual maker matrix</w:t>
      </w:r>
      <w:r w:rsidRPr="00FB6A3A">
        <w:rPr>
          <w:rFonts w:eastAsiaTheme="minorEastAsia"/>
        </w:rPr>
        <w:t xml:space="preserve"> or </w:t>
      </w:r>
      <w:r w:rsidRPr="00FB6A3A">
        <w:rPr>
          <w:rFonts w:eastAsiaTheme="minorEastAsia"/>
          <w:i/>
        </w:rPr>
        <w:t>residual forming matrix</w:t>
      </w:r>
      <w:r w:rsidRPr="00FB6A3A">
        <w:rPr>
          <w:rFonts w:eastAsiaTheme="minorEastAsia"/>
        </w:rPr>
        <w:t xml:space="preserve"> </w:t>
      </w:r>
      <m:oMath>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R</m:t>
            </m:r>
          </m:e>
          <m:sup>
            <m:r>
              <m:rPr>
                <m:sty m:val="bi"/>
              </m:rPr>
              <w:rPr>
                <w:rFonts w:ascii="Cambria Math" w:eastAsiaTheme="minorEastAsia" w:hAnsi="Cambria Math"/>
              </w:rPr>
              <m:t>T</m:t>
            </m:r>
          </m:sup>
        </m:sSup>
      </m:oMath>
      <w:r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14:paraId="5438C356" w14:textId="77777777" w:rsidTr="0007721E">
        <w:tc>
          <w:tcPr>
            <w:tcW w:w="577" w:type="pct"/>
          </w:tcPr>
          <w:p w14:paraId="359932A3" w14:textId="77777777" w:rsidR="007927C7" w:rsidRPr="003C141F" w:rsidRDefault="007927C7" w:rsidP="0007721E">
            <w:pPr>
              <w:rPr>
                <w:rFonts w:eastAsiaTheme="minorEastAsia"/>
              </w:rPr>
            </w:pPr>
          </w:p>
        </w:tc>
        <w:tc>
          <w:tcPr>
            <w:tcW w:w="3846" w:type="pct"/>
          </w:tcPr>
          <w:p w14:paraId="51387564" w14:textId="77777777" w:rsidR="007927C7" w:rsidRPr="003C141F" w:rsidRDefault="007927C7" w:rsidP="0007721E">
            <w:pPr>
              <w:rPr>
                <w:rFonts w:eastAsiaTheme="minorEastAsia"/>
              </w:rPr>
            </w:pPr>
            <m:oMathPara>
              <m:oMath>
                <m:r>
                  <m:rPr>
                    <m:sty m:val="bi"/>
                  </m:rPr>
                  <w:rPr>
                    <w:rFonts w:ascii="Cambria Math" w:eastAsiaTheme="minorEastAsia" w:hAnsi="Cambria Math"/>
                  </w:rPr>
                  <m:t>R</m:t>
                </m:r>
                <m:r>
                  <w:rPr>
                    <w:rFonts w:ascii="Cambria Math" w:eastAsiaTheme="minorEastAsia" w:hAnsi="Cambria Math"/>
                  </w:rPr>
                  <m:t>=</m:t>
                </m:r>
                <m:r>
                  <m:rPr>
                    <m:sty m:val="bi"/>
                  </m:rPr>
                  <w:rPr>
                    <w:rFonts w:ascii="Cambria Math" w:eastAsiaTheme="minorEastAsia" w:hAnsi="Cambria Math"/>
                  </w:rPr>
                  <m:t>I</m:t>
                </m:r>
                <m:r>
                  <w:rPr>
                    <w:rFonts w:ascii="Cambria Math" w:eastAsiaTheme="minorEastAsia" w:hAnsi="Cambria Math"/>
                  </w:rPr>
                  <m:t>-</m:t>
                </m:r>
                <m:d>
                  <m:dPr>
                    <m:ctrlPr>
                      <w:rPr>
                        <w:rFonts w:ascii="Cambria Math" w:eastAsiaTheme="minorEastAsia" w:hAnsi="Cambria Math"/>
                        <w:i/>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m:t>
                        </m:r>
                      </m:sup>
                    </m:sSup>
                    <m:r>
                      <m:rPr>
                        <m:sty m:val="bi"/>
                      </m:rPr>
                      <w:rPr>
                        <w:rFonts w:ascii="Cambria Math" w:eastAsiaTheme="minorEastAsia" w:hAnsi="Cambria Math"/>
                      </w:rPr>
                      <m:t>X</m:t>
                    </m:r>
                  </m:e>
                </m:d>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m:t>
                            </m:r>
                          </m:sup>
                        </m:sSup>
                        <m:r>
                          <m:rPr>
                            <m:sty m:val="bi"/>
                          </m:rPr>
                          <w:rPr>
                            <w:rFonts w:ascii="Cambria Math" w:eastAsiaTheme="minorEastAsia" w:hAnsi="Cambria Math"/>
                          </w:rPr>
                          <m:t>X</m:t>
                        </m:r>
                      </m:e>
                    </m:d>
                  </m:e>
                  <m:sup>
                    <m:r>
                      <w:rPr>
                        <w:rFonts w:ascii="Cambria Math" w:eastAsiaTheme="minorEastAsia" w:hAnsi="Cambria Math"/>
                      </w:rPr>
                      <m:t>-</m:t>
                    </m:r>
                  </m:sup>
                </m:sSup>
              </m:oMath>
            </m:oMathPara>
          </w:p>
        </w:tc>
        <w:tc>
          <w:tcPr>
            <w:tcW w:w="577" w:type="pct"/>
            <w:vAlign w:val="center"/>
          </w:tcPr>
          <w:p w14:paraId="7DFC543E" w14:textId="77777777" w:rsidR="007927C7" w:rsidRPr="003C141F" w:rsidRDefault="007927C7" w:rsidP="0007721E">
            <w:pPr>
              <w:jc w:val="right"/>
              <w:rPr>
                <w:rFonts w:eastAsiaTheme="minorEastAsia"/>
              </w:rPr>
            </w:pPr>
            <w:r w:rsidRPr="003C141F">
              <w:rPr>
                <w:rFonts w:eastAsiaTheme="minorEastAsia"/>
              </w:rPr>
              <w:t>(</w:t>
            </w:r>
            <w:r>
              <w:rPr>
                <w:rFonts w:eastAsiaTheme="minorEastAsia"/>
              </w:rPr>
              <w:t>7</w:t>
            </w:r>
          </w:p>
        </w:tc>
      </w:tr>
    </w:tbl>
    <w:p w14:paraId="20AA9AFA" w14:textId="77777777" w:rsidR="007927C7" w:rsidRDefault="007927C7" w:rsidP="007927C7">
      <w:pPr>
        <w:rPr>
          <w:rFonts w:eastAsiaTheme="minorEastAsia"/>
        </w:rPr>
      </w:pPr>
      <w:r>
        <w:rPr>
          <w:rFonts w:eastAsiaTheme="minorEastAsia"/>
        </w:rPr>
        <w:t>W</w:t>
      </w:r>
      <w:r w:rsidRPr="00FB6A3A">
        <w:rPr>
          <w:rFonts w:eastAsiaTheme="minorEastAsia"/>
        </w:rPr>
        <w:t>e pre-multiply this by all terms</w:t>
      </w:r>
      <w:r>
        <w:rPr>
          <w:rFonts w:eastAsiaTheme="minorEastAsia"/>
        </w:rPr>
        <w:t xml:space="preserve">, and refer to the resulting expression as </w:t>
      </w:r>
      <m:oMath>
        <m:acc>
          <m:accPr>
            <m:ctrlPr>
              <w:rPr>
                <w:rFonts w:ascii="Cambria Math" w:eastAsiaTheme="minorEastAsia" w:hAnsi="Cambria Math"/>
                <w:b/>
                <w:i/>
              </w:rPr>
            </m:ctrlPr>
          </m:accPr>
          <m:e>
            <m:r>
              <m:rPr>
                <m:sty m:val="bi"/>
              </m:rPr>
              <w:rPr>
                <w:rFonts w:ascii="Cambria Math" w:eastAsiaTheme="minorEastAsia" w:hAnsi="Cambria Math"/>
              </w:rPr>
              <m:t>U</m:t>
            </m:r>
          </m:e>
        </m:acc>
      </m:oMath>
      <w:r w:rsidRPr="00FB6A3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1041"/>
        <w:gridCol w:w="6943"/>
        <w:gridCol w:w="1042"/>
      </w:tblGrid>
      <w:tr w:rsidR="007927C7" w14:paraId="54190CCA" w14:textId="77777777" w:rsidTr="0007721E">
        <w:tc>
          <w:tcPr>
            <w:tcW w:w="577" w:type="pct"/>
          </w:tcPr>
          <w:p w14:paraId="4C082F67" w14:textId="77777777" w:rsidR="007927C7" w:rsidRPr="003C141F" w:rsidRDefault="007927C7" w:rsidP="0007721E">
            <w:pPr>
              <w:rPr>
                <w:rFonts w:eastAsiaTheme="minorEastAsia"/>
              </w:rPr>
            </w:pPr>
          </w:p>
        </w:tc>
        <w:tc>
          <w:tcPr>
            <w:tcW w:w="3846" w:type="pct"/>
          </w:tcPr>
          <w:p w14:paraId="710F604D" w14:textId="77777777" w:rsidR="007927C7" w:rsidRPr="003A0A36" w:rsidRDefault="008441DD" w:rsidP="0007721E">
            <w:pPr>
              <w:rPr>
                <w:rFonts w:eastAsiaTheme="minorEastAsia"/>
                <w:b/>
              </w:rPr>
            </w:pPr>
            <m:oMathPara>
              <m:oMath>
                <m:acc>
                  <m:accPr>
                    <m:ctrlPr>
                      <w:rPr>
                        <w:rFonts w:ascii="Cambria Math" w:eastAsiaTheme="minorEastAsia" w:hAnsi="Cambria Math"/>
                        <w:b/>
                        <w:i/>
                      </w:rPr>
                    </m:ctrlPr>
                  </m:accPr>
                  <m:e>
                    <m:r>
                      <m:rPr>
                        <m:sty m:val="bi"/>
                      </m:rPr>
                      <w:rPr>
                        <w:rFonts w:ascii="Cambria Math" w:eastAsiaTheme="minorEastAsia" w:hAnsi="Cambria Math"/>
                      </w:rPr>
                      <m:t>U</m:t>
                    </m:r>
                  </m:e>
                </m:acc>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Y=RU+R</m:t>
                </m:r>
                <m:sSup>
                  <m:sSupPr>
                    <m:ctrlPr>
                      <w:rPr>
                        <w:rFonts w:ascii="Cambria Math" w:eastAsiaTheme="minorEastAsia" w:hAnsi="Cambria Math"/>
                        <w:b/>
                        <w:i/>
                      </w:rPr>
                    </m:ctrlPr>
                  </m:sSupPr>
                  <m:e>
                    <m:r>
                      <m:rPr>
                        <m:sty m:val="bi"/>
                      </m:rPr>
                      <w:rPr>
                        <w:rFonts w:ascii="Cambria Math" w:eastAsiaTheme="minorEastAsia" w:hAnsi="Cambria Math"/>
                      </w:rPr>
                      <m:t>Z</m:t>
                    </m:r>
                  </m:e>
                  <m:sup>
                    <m:r>
                      <m:rPr>
                        <m:sty m:val="bi"/>
                      </m:rPr>
                      <w:rPr>
                        <w:rFonts w:ascii="Cambria Math" w:eastAsiaTheme="minorEastAsia" w:hAnsi="Cambria Math"/>
                      </w:rPr>
                      <m:t>-</m:t>
                    </m:r>
                  </m:sup>
                </m:sSup>
                <m:r>
                  <m:rPr>
                    <m:sty m:val="bi"/>
                  </m:rPr>
                  <w:rPr>
                    <w:rFonts w:ascii="Cambria Math" w:eastAsiaTheme="minorEastAsia" w:hAnsi="Cambria Math"/>
                  </w:rPr>
                  <m:t>E</m:t>
                </m:r>
              </m:oMath>
            </m:oMathPara>
          </w:p>
        </w:tc>
        <w:tc>
          <w:tcPr>
            <w:tcW w:w="577" w:type="pct"/>
            <w:vAlign w:val="center"/>
          </w:tcPr>
          <w:p w14:paraId="75EE5AA9" w14:textId="77777777" w:rsidR="007927C7" w:rsidRPr="003C141F" w:rsidRDefault="007927C7" w:rsidP="0007721E">
            <w:pPr>
              <w:jc w:val="right"/>
              <w:rPr>
                <w:rFonts w:eastAsiaTheme="minorEastAsia"/>
              </w:rPr>
            </w:pPr>
            <w:r w:rsidRPr="003C141F">
              <w:rPr>
                <w:rFonts w:eastAsiaTheme="minorEastAsia"/>
              </w:rPr>
              <w:t>(</w:t>
            </w:r>
            <w:r>
              <w:rPr>
                <w:rFonts w:eastAsiaTheme="minorEastAsia"/>
              </w:rPr>
              <w:t>8</w:t>
            </w:r>
          </w:p>
        </w:tc>
      </w:tr>
    </w:tbl>
    <w:p w14:paraId="600C83E9" w14:textId="77777777" w:rsidR="007927C7" w:rsidRPr="009F5CE4" w:rsidRDefault="007927C7" w:rsidP="007927C7">
      <w:pPr>
        <w:rPr>
          <w:rFonts w:eastAsiaTheme="minorEastAsia"/>
        </w:rPr>
      </w:pPr>
      <w:r w:rsidRPr="00FB6A3A">
        <w:rPr>
          <w:rFonts w:eastAsiaTheme="minorEastAsia"/>
        </w:rPr>
        <w:t xml:space="preserve">The </w:t>
      </w:r>
      <w:r>
        <w:rPr>
          <w:rFonts w:eastAsiaTheme="minorEastAsia"/>
        </w:rPr>
        <w:t>confound-corrected parameters</w:t>
      </w:r>
      <w:r w:rsidRPr="00FB6A3A">
        <w:rPr>
          <w:rFonts w:eastAsiaTheme="minorEastAsia"/>
        </w:rPr>
        <w:t xml:space="preserve"> </w:t>
      </w:r>
      <m:oMath>
        <m:acc>
          <m:accPr>
            <m:ctrlPr>
              <w:rPr>
                <w:rFonts w:ascii="Cambria Math" w:eastAsiaTheme="minorEastAsia" w:hAnsi="Cambria Math"/>
                <w:b/>
                <w:i/>
              </w:rPr>
            </m:ctrlPr>
          </m:accPr>
          <m:e>
            <m:r>
              <m:rPr>
                <m:sty m:val="bi"/>
              </m:rPr>
              <w:rPr>
                <w:rFonts w:ascii="Cambria Math" w:eastAsiaTheme="minorEastAsia" w:hAnsi="Cambria Math"/>
              </w:rPr>
              <m:t>U</m:t>
            </m:r>
          </m:e>
        </m:acc>
      </m:oMath>
      <w:r w:rsidRPr="00FB6A3A">
        <w:rPr>
          <w:rFonts w:eastAsiaTheme="minorEastAsia"/>
          <w:b/>
        </w:rPr>
        <w:t xml:space="preserve"> </w:t>
      </w:r>
      <w:r>
        <w:rPr>
          <w:rFonts w:eastAsiaTheme="minorEastAsia"/>
        </w:rPr>
        <w:t>can be decomposed into</w:t>
      </w:r>
      <w:r w:rsidRPr="00FB6A3A">
        <w:rPr>
          <w:rFonts w:eastAsiaTheme="minorEastAsia"/>
        </w:rPr>
        <w:t xml:space="preserve"> the effects of the task plus the observation noise. </w:t>
      </w:r>
      <w:r>
        <w:rPr>
          <w:rFonts w:eastAsiaTheme="minorEastAsia"/>
        </w:rPr>
        <w:t xml:space="preserve">This serves as the basis for </w:t>
      </w:r>
      <w:r w:rsidRPr="00FB6A3A">
        <w:rPr>
          <w:rFonts w:eastAsiaTheme="minorEastAsia"/>
        </w:rPr>
        <w:t>calculat</w:t>
      </w:r>
      <w:r>
        <w:rPr>
          <w:rFonts w:eastAsiaTheme="minorEastAsia"/>
        </w:rPr>
        <w:t>ing</w:t>
      </w:r>
      <w:r w:rsidRPr="00FB6A3A">
        <w:rPr>
          <w:rFonts w:eastAsiaTheme="minorEastAsia"/>
        </w:rPr>
        <w:t xml:space="preserve"> the condition-by-condition covariance matrix, corrected for confounds, </w:t>
      </w:r>
      <m:oMath>
        <m:acc>
          <m:accPr>
            <m:ctrlPr>
              <w:rPr>
                <w:rFonts w:ascii="Cambria Math" w:eastAsiaTheme="minorEastAsia" w:hAnsi="Cambria Math"/>
                <w:b/>
                <w:i/>
              </w:rPr>
            </m:ctrlPr>
          </m:accPr>
          <m:e>
            <m:r>
              <m:rPr>
                <m:sty m:val="bi"/>
              </m:rPr>
              <w:rPr>
                <w:rFonts w:ascii="Cambria Math" w:eastAsiaTheme="minorEastAsia" w:hAnsi="Cambria Math"/>
              </w:rPr>
              <m:t>G</m:t>
            </m:r>
          </m:e>
        </m:acc>
        <m:r>
          <m:rPr>
            <m:sty m:val="bi"/>
          </m:rPr>
          <w:rPr>
            <w:rFonts w:ascii="Cambria Math" w:eastAsiaTheme="minorEastAsia" w:hAnsi="Cambria Math"/>
          </w:rPr>
          <m:t>=</m:t>
        </m:r>
        <m:acc>
          <m:accPr>
            <m:ctrlPr>
              <w:rPr>
                <w:rFonts w:ascii="Cambria Math" w:eastAsiaTheme="minorEastAsia" w:hAnsi="Cambria Math"/>
                <w:b/>
                <w:i/>
              </w:rPr>
            </m:ctrlPr>
          </m:accPr>
          <m:e>
            <m:r>
              <m:rPr>
                <m:sty m:val="bi"/>
              </m:rPr>
              <w:rPr>
                <w:rFonts w:ascii="Cambria Math" w:eastAsiaTheme="minorEastAsia" w:hAnsi="Cambria Math"/>
              </w:rPr>
              <m:t>U</m:t>
            </m:r>
          </m:e>
        </m:acc>
        <m:sSup>
          <m:sSupPr>
            <m:ctrlPr>
              <w:rPr>
                <w:rFonts w:ascii="Cambria Math" w:eastAsiaTheme="minorEastAsia" w:hAnsi="Cambria Math"/>
                <w:b/>
                <w:i/>
              </w:rPr>
            </m:ctrlPr>
          </m:sSupPr>
          <m:e>
            <m:acc>
              <m:accPr>
                <m:ctrlPr>
                  <w:rPr>
                    <w:rFonts w:ascii="Cambria Math" w:eastAsiaTheme="minorEastAsia" w:hAnsi="Cambria Math"/>
                    <w:b/>
                    <w:i/>
                  </w:rPr>
                </m:ctrlPr>
              </m:accPr>
              <m:e>
                <m:r>
                  <m:rPr>
                    <m:sty m:val="bi"/>
                  </m:rPr>
                  <w:rPr>
                    <w:rFonts w:ascii="Cambria Math" w:eastAsiaTheme="minorEastAsia" w:hAnsi="Cambria Math"/>
                  </w:rPr>
                  <m:t>U</m:t>
                </m:r>
              </m:e>
            </m:acc>
          </m:e>
          <m:sup>
            <m:r>
              <m:rPr>
                <m:sty m:val="bi"/>
              </m:rPr>
              <w:rPr>
                <w:rFonts w:ascii="Cambria Math" w:eastAsiaTheme="minorEastAsia" w:hAnsi="Cambria Math"/>
              </w:rPr>
              <m:t>T</m:t>
            </m:r>
          </m:sup>
        </m:sSup>
      </m:oMath>
      <w:r w:rsidRPr="00FB6A3A">
        <w:rPr>
          <w:rFonts w:eastAsiaTheme="minorEastAsia"/>
        </w:rPr>
        <w:t xml:space="preserve">. This covariance matrix can be decomposed into a sum of terms that depend on the (confound-corrected) covariance of experimental effects plus </w:t>
      </w:r>
      <w:r>
        <w:rPr>
          <w:rFonts w:eastAsiaTheme="minorEastAsia"/>
        </w:rPr>
        <w:t xml:space="preserve">the </w:t>
      </w:r>
      <w:r w:rsidRPr="00FB6A3A">
        <w:rPr>
          <w:rFonts w:eastAsiaTheme="minorEastAsia"/>
        </w:rPr>
        <w:t xml:space="preserve">covariance of the noise. </w:t>
      </w:r>
    </w:p>
    <w:p w14:paraId="022A13A2" w14:textId="3BA9122D" w:rsidR="00AF7DE3" w:rsidRDefault="00B07814" w:rsidP="00B07814">
      <w:pPr>
        <w:pStyle w:val="Heading2"/>
      </w:pPr>
      <w:r>
        <w:t xml:space="preserve">Appendix </w:t>
      </w:r>
      <w:r w:rsidR="004B151E">
        <w:t>C</w:t>
      </w:r>
      <w:r>
        <w:t>: Selection of Priors</w:t>
      </w:r>
    </w:p>
    <w:p w14:paraId="70D51F05" w14:textId="77777777" w:rsidR="00B07814" w:rsidRDefault="00B07814" w:rsidP="00B07814">
      <w:pPr>
        <w:rPr>
          <w:rFonts w:eastAsiaTheme="minorEastAsia"/>
        </w:rPr>
      </w:pPr>
      <w:r>
        <w:t xml:space="preserve">To recap, the parameters that weight the covariance components </w:t>
      </w:r>
      <m:oMath>
        <m:r>
          <m:rPr>
            <m:sty m:val="bi"/>
          </m:rP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are not estimated directly, due to the need to ensure that they are positive in sign. Instead, latent variables </w:t>
      </w:r>
      <m:oMath>
        <m:r>
          <m:rPr>
            <m:sty m:val="bi"/>
          </m:rPr>
          <w:rPr>
            <w:rFonts w:ascii="Cambria Math" w:hAnsi="Cambria Math"/>
          </w:rPr>
          <m:t>λ</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w:r>
        <w:rPr>
          <w:rFonts w:eastAsiaTheme="minorEastAsia"/>
        </w:rPr>
        <w:t xml:space="preserve"> are estimated, which are related to the model parameters according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oMath>
      <w:r>
        <w:rPr>
          <w:rFonts w:eastAsiaTheme="minorEastAsia"/>
        </w:rPr>
        <w:t xml:space="preserve">. Because the exponential operator always returns a positive number, we can guarantee positive values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regardless of the value chosen by the model fitting algorithm for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w:t>
      </w:r>
    </w:p>
    <w:p w14:paraId="3B13F109" w14:textId="1B8F6CFD" w:rsidR="00B07814" w:rsidRDefault="00B07814" w:rsidP="00B07814">
      <w:pPr>
        <w:rPr>
          <w:rFonts w:eastAsiaTheme="minorEastAsia"/>
        </w:rPr>
      </w:pPr>
      <w:r>
        <w:rPr>
          <w:rFonts w:eastAsiaTheme="minorEastAsia"/>
        </w:rPr>
        <w:t xml:space="preserve">We chose a normal distribution for the prior on the latent variable,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r>
        <w:rPr>
          <w:rFonts w:eastAsiaTheme="minorEastAsia"/>
        </w:rPr>
        <w:t xml:space="preserve">, which corresponds to placing a log-normal prior on the </w:t>
      </w:r>
      <w:r w:rsidR="00D14418">
        <w:rPr>
          <w:rFonts w:eastAsiaTheme="minorEastAsia"/>
        </w:rPr>
        <w:t xml:space="preserve">actual </w:t>
      </w:r>
      <w:r>
        <w:rPr>
          <w:rFonts w:eastAsiaTheme="minorEastAsia"/>
        </w:rPr>
        <w:t xml:space="preserve">parameter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thus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r>
          <w:rPr>
            <w:rFonts w:ascii="Cambria Math" w:eastAsiaTheme="minorEastAsia" w:hAnsi="Cambria Math"/>
          </w:rPr>
          <m:t>=</m:t>
        </m:r>
        <m:r>
          <m:rPr>
            <m:nor/>
          </m:rPr>
          <w:rPr>
            <w:rFonts w:ascii="Cambria Math" w:eastAsiaTheme="minorEastAsia" w:hAnsi="Cambria Math"/>
          </w:rPr>
          <m:t>Lognormal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rPr>
                </m:ctrlPr>
              </m:sSupPr>
              <m:e>
                <m:r>
                  <m:rPr>
                    <m:sty m:val="p"/>
                  </m:rPr>
                  <w:rPr>
                    <w:rFonts w:ascii="Cambria Math" w:eastAsiaTheme="minorEastAsia" w:hAnsi="Cambria Math"/>
                  </w:rPr>
                  <m:t>σ</m:t>
                </m:r>
                <m:ctrlPr>
                  <w:rPr>
                    <w:rFonts w:ascii="Cambria Math" w:eastAsiaTheme="minorEastAsia" w:hAnsi="Cambria Math"/>
                    <w:i/>
                  </w:rPr>
                </m:ctrlPr>
              </m:e>
              <m:sup>
                <m:r>
                  <m:rPr>
                    <m:sty m:val="p"/>
                  </m:rPr>
                  <w:rPr>
                    <w:rFonts w:ascii="Cambria Math" w:eastAsiaTheme="minorEastAsia" w:hAnsi="Cambria Math"/>
                  </w:rPr>
                  <m:t>2</m:t>
                </m:r>
              </m:sup>
            </m:sSup>
          </m:e>
        </m:d>
      </m:oMath>
      <w:r>
        <w:rPr>
          <w:rFonts w:eastAsiaTheme="minorEastAsia"/>
        </w:rPr>
        <w:t xml:space="preserve">. We </w:t>
      </w:r>
      <w:r w:rsidR="00B32BDA">
        <w:rPr>
          <w:rFonts w:eastAsiaTheme="minorEastAsia"/>
        </w:rPr>
        <w:t>wanted</w:t>
      </w:r>
      <w:r>
        <w:rPr>
          <w:rFonts w:eastAsiaTheme="minorEastAsia"/>
        </w:rPr>
        <w:t xml:space="preserve"> </w:t>
      </w:r>
      <w:r>
        <w:t xml:space="preserve">to have a prior expectation on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w:t>
      </w:r>
      <w:r>
        <w:t>close to zero, expressing the assumption that there are no experimental effects unless the data prove</w:t>
      </w:r>
      <w:r w:rsidR="00D14418">
        <w:t>d</w:t>
      </w:r>
      <w:r>
        <w:t xml:space="preserve"> otherwise. To achieve this, </w:t>
      </w:r>
      <w:r>
        <w:rPr>
          <w:rFonts w:eastAsiaTheme="minorEastAsia"/>
        </w:rPr>
        <w:t>we need</w:t>
      </w:r>
      <w:r w:rsidR="00B32BDA">
        <w:rPr>
          <w:rFonts w:eastAsiaTheme="minorEastAsia"/>
        </w:rPr>
        <w:t>ed</w:t>
      </w:r>
      <w:r>
        <w:rPr>
          <w:rFonts w:eastAsiaTheme="minorEastAsia"/>
        </w:rPr>
        <w:t xml:space="preserve"> to set a prior expectation </w:t>
      </w:r>
      <w:r w:rsidR="00286180">
        <w:rPr>
          <w:rFonts w:eastAsiaTheme="minorEastAsia"/>
        </w:rPr>
        <w:t xml:space="preserve">with negative sign </w:t>
      </w:r>
      <w:proofErr w:type="gramStart"/>
      <w:r>
        <w:rPr>
          <w:rFonts w:eastAsiaTheme="minorEastAsia"/>
        </w:rPr>
        <w:t xml:space="preserve">on </w:t>
      </w:r>
      <w:proofErr w:type="gramEnd"/>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For example, a prior expectation of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=-8</m:t>
        </m:r>
      </m:oMath>
      <w:r>
        <w:rPr>
          <w:rFonts w:eastAsiaTheme="minorEastAsia"/>
        </w:rPr>
        <w:t xml:space="preserve"> corresponds </w:t>
      </w:r>
      <w:proofErr w:type="gramStart"/>
      <w:r>
        <w:rPr>
          <w:rFonts w:eastAsiaTheme="minorEastAsia"/>
        </w:rPr>
        <w:t xml:space="preserve">to </w:t>
      </w:r>
      <w:proofErr w:type="gramEnd"/>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e>
        </m:func>
        <m:r>
          <w:rPr>
            <w:rFonts w:ascii="Cambria Math" w:eastAsiaTheme="minorEastAsia" w:hAnsi="Cambria Math"/>
          </w:rPr>
          <m:t>3.54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oMath>
      <w:r>
        <w:rPr>
          <w:rFonts w:eastAsiaTheme="minorEastAsia"/>
        </w:rPr>
        <w:t xml:space="preserve">. </w:t>
      </w:r>
    </w:p>
    <w:p w14:paraId="0712C79B" w14:textId="5A81F8E5" w:rsidR="00B07814" w:rsidRDefault="00B07814" w:rsidP="00B07814">
      <w:r>
        <w:t xml:space="preserve">The subtlety is how to choose the best value for the prior expectation, </w:t>
      </w:r>
      <m:oMath>
        <m:r>
          <w:rPr>
            <w:rFonts w:ascii="Cambria Math" w:hAnsi="Cambria Math"/>
          </w:rPr>
          <m:t>μ</m:t>
        </m:r>
      </m:oMath>
      <w:r>
        <w:rPr>
          <w:rFonts w:eastAsiaTheme="minorEastAsia"/>
        </w:rPr>
        <w:t xml:space="preserve">, and the prior variance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If </w:t>
      </w:r>
      <m:oMath>
        <m:r>
          <w:rPr>
            <w:rFonts w:ascii="Cambria Math" w:eastAsiaTheme="minorEastAsia" w:hAnsi="Cambria Math"/>
          </w:rPr>
          <m:t>μ</m:t>
        </m:r>
      </m:oMath>
      <w:r>
        <w:rPr>
          <w:rFonts w:eastAsiaTheme="minorEastAsia"/>
        </w:rPr>
        <w:t xml:space="preserve"> is too negative, the prior will be concentrated around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=0</m:t>
        </m:r>
      </m:oMath>
      <w:r>
        <w:rPr>
          <w:rFonts w:eastAsiaTheme="minorEastAsia"/>
        </w:rPr>
        <w:t xml:space="preserve"> and preclude values that are large </w:t>
      </w:r>
      <w:r w:rsidR="00D14418">
        <w:rPr>
          <w:rFonts w:eastAsiaTheme="minorEastAsia"/>
        </w:rPr>
        <w:t xml:space="preserve">enough </w:t>
      </w:r>
      <w:r>
        <w:rPr>
          <w:rFonts w:eastAsiaTheme="minorEastAsia"/>
        </w:rPr>
        <w:t xml:space="preserve">to explain the data (unless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is very large). </w:t>
      </w:r>
      <w:r w:rsidR="00D93DB2">
        <w:rPr>
          <w:rFonts w:eastAsiaTheme="minorEastAsia"/>
        </w:rPr>
        <w:t xml:space="preserve">Also, because </w:t>
      </w:r>
      <w:r>
        <w:rPr>
          <w:rFonts w:eastAsiaTheme="minorEastAsia"/>
        </w:rPr>
        <w:t xml:space="preserve">large deviations from the prior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correspond to very small changes in the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w:t>
      </w:r>
      <w:r w:rsidR="00D93DB2">
        <w:rPr>
          <w:rFonts w:eastAsiaTheme="minorEastAsia"/>
        </w:rPr>
        <w:t>this results</w:t>
      </w:r>
      <w:r>
        <w:rPr>
          <w:rFonts w:eastAsiaTheme="minorEastAsia"/>
        </w:rPr>
        <w:t xml:space="preserve"> in </w:t>
      </w:r>
      <w:r w:rsidR="00D93DB2">
        <w:rPr>
          <w:rFonts w:eastAsiaTheme="minorEastAsia"/>
        </w:rPr>
        <w:t xml:space="preserve">small effects being assigned a very high posterior probability, which we found for the essentially flat prior of </w:t>
      </w:r>
      <m:oMath>
        <m:r>
          <w:rPr>
            <w:rFonts w:ascii="Cambria Math" w:eastAsiaTheme="minorEastAsia" w:hAnsi="Cambria Math"/>
          </w:rPr>
          <m:t>μ=-16,</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=128</m:t>
        </m:r>
      </m:oMath>
      <w:r>
        <w:rPr>
          <w:rFonts w:eastAsiaTheme="minorEastAsia"/>
        </w:rPr>
        <w:t xml:space="preserve">. Alternatively, if </w:t>
      </w:r>
      <m:oMath>
        <m:r>
          <w:rPr>
            <w:rFonts w:ascii="Cambria Math" w:eastAsiaTheme="minorEastAsia" w:hAnsi="Cambria Math"/>
          </w:rPr>
          <m:t>μ</m:t>
        </m:r>
      </m:oMath>
      <w:r>
        <w:rPr>
          <w:rFonts w:eastAsiaTheme="minorEastAsia"/>
        </w:rPr>
        <w:t xml:space="preserve"> is too </w:t>
      </w:r>
      <w:r w:rsidR="006A4F26">
        <w:rPr>
          <w:rFonts w:eastAsiaTheme="minorEastAsia"/>
        </w:rPr>
        <w:t>positive</w:t>
      </w:r>
      <w:r>
        <w:rPr>
          <w:rFonts w:eastAsiaTheme="minorEastAsia"/>
        </w:rPr>
        <w:t xml:space="preserve">, </w:t>
      </w:r>
      <w:r w:rsidR="006A4F26">
        <w:rPr>
          <w:rFonts w:eastAsiaTheme="minorEastAsia"/>
        </w:rPr>
        <w:t>then</w:t>
      </w:r>
      <w:r>
        <w:rPr>
          <w:rFonts w:eastAsiaTheme="minorEastAsia"/>
        </w:rPr>
        <w:t xml:space="preserve"> </w:t>
      </w:r>
      <w:r w:rsidR="003D2371">
        <w:rPr>
          <w:rFonts w:eastAsiaTheme="minorEastAsia"/>
        </w:rPr>
        <w:t>‘</w:t>
      </w:r>
      <w:r>
        <w:rPr>
          <w:rFonts w:eastAsiaTheme="minorEastAsia"/>
        </w:rPr>
        <w:t>switch</w:t>
      </w:r>
      <w:r w:rsidR="006A4F26">
        <w:rPr>
          <w:rFonts w:eastAsiaTheme="minorEastAsia"/>
        </w:rPr>
        <w:t>ing</w:t>
      </w:r>
      <w:r>
        <w:rPr>
          <w:rFonts w:eastAsiaTheme="minorEastAsia"/>
        </w:rPr>
        <w:t xml:space="preserve"> off</w:t>
      </w:r>
      <w:r w:rsidR="003D2371">
        <w:rPr>
          <w:rFonts w:eastAsiaTheme="minorEastAsia"/>
        </w:rPr>
        <w:t>’</w:t>
      </w:r>
      <w:r>
        <w:rPr>
          <w:rFonts w:eastAsiaTheme="minorEastAsia"/>
        </w:rPr>
        <w:t xml:space="preserve"> covariance components </w:t>
      </w:r>
      <w:r w:rsidR="006A4F26">
        <w:rPr>
          <w:rFonts w:eastAsiaTheme="minorEastAsia"/>
        </w:rPr>
        <w:t xml:space="preserve">requires a </w:t>
      </w:r>
      <w:r>
        <w:rPr>
          <w:rFonts w:eastAsiaTheme="minorEastAsia"/>
        </w:rPr>
        <w:t>large departure from the prior</w:t>
      </w:r>
      <w:r w:rsidR="006A4F26">
        <w:rPr>
          <w:rFonts w:eastAsiaTheme="minorEastAsia"/>
        </w:rPr>
        <w:t xml:space="preserve">, leading to a penalty for simpler models. We therefore need to </w:t>
      </w:r>
      <w:r>
        <w:rPr>
          <w:rFonts w:eastAsiaTheme="minorEastAsia"/>
        </w:rPr>
        <w:t xml:space="preserve">choose an appropriate </w:t>
      </w:r>
      <w:r w:rsidR="006A4F26">
        <w:rPr>
          <w:rFonts w:eastAsiaTheme="minorEastAsia"/>
        </w:rPr>
        <w:t xml:space="preserve">prior mean and variance, </w:t>
      </w:r>
      <w:r>
        <w:rPr>
          <w:rFonts w:eastAsiaTheme="minorEastAsia"/>
        </w:rPr>
        <w:t>to balance sensitivity and efficient regularization of parameters.</w:t>
      </w:r>
      <w:r>
        <w:t xml:space="preserve"> </w:t>
      </w:r>
    </w:p>
    <w:p w14:paraId="768036E8" w14:textId="3BCD78DE" w:rsidR="00B07814" w:rsidRDefault="00B07814" w:rsidP="00B07814">
      <w:r>
        <w:t xml:space="preserve">The optimal combination of </w:t>
      </w:r>
      <m:oMath>
        <m:r>
          <w:rPr>
            <w:rFonts w:ascii="Cambria Math" w:eastAsiaTheme="minorEastAsia" w:hAnsi="Cambria Math"/>
          </w:rPr>
          <m:t>μ</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depends on the signal to noise ratio (SNR) of the data. </w:t>
      </w:r>
      <w:r w:rsidRPr="00211938">
        <w:rPr>
          <w:rFonts w:eastAsiaTheme="minorEastAsia"/>
        </w:rPr>
        <w:t xml:space="preserve">However, time-resolved modalities (such as EEG, MEG, and </w:t>
      </w:r>
      <w:proofErr w:type="spellStart"/>
      <w:r w:rsidRPr="00211938">
        <w:rPr>
          <w:rFonts w:eastAsiaTheme="minorEastAsia"/>
        </w:rPr>
        <w:t>iEEG</w:t>
      </w:r>
      <w:proofErr w:type="spellEnd"/>
      <w:r w:rsidRPr="00211938">
        <w:rPr>
          <w:rFonts w:eastAsiaTheme="minorEastAsia"/>
        </w:rPr>
        <w:t xml:space="preserve">) typically have different SNR, </w:t>
      </w:r>
      <w:r w:rsidRPr="00211938">
        <w:rPr>
          <w:rFonts w:eastAsiaTheme="minorEastAsia"/>
        </w:rPr>
        <w:lastRenderedPageBreak/>
        <w:t xml:space="preserve">making a single default choice </w:t>
      </w:r>
      <w:r>
        <w:rPr>
          <w:rFonts w:eastAsiaTheme="minorEastAsia"/>
        </w:rPr>
        <w:t>difficult</w:t>
      </w:r>
      <w:r w:rsidRPr="00211938">
        <w:rPr>
          <w:rFonts w:eastAsiaTheme="minorEastAsia"/>
        </w:rPr>
        <w:t>.</w:t>
      </w:r>
      <w:r>
        <w:rPr>
          <w:rFonts w:eastAsiaTheme="minorEastAsia"/>
        </w:rPr>
        <w:t xml:space="preserve"> Instead, the software function introduced in this paper </w:t>
      </w:r>
      <w:r>
        <w:t>automatically selects empirical priors by identifying</w:t>
      </w:r>
      <w:r>
        <w:rPr>
          <w:rFonts w:eastAsiaTheme="minorEastAsia"/>
        </w:rPr>
        <w:t xml:space="preserve"> the hyperparameters </w:t>
      </w:r>
      <m:oMath>
        <m:r>
          <w:rPr>
            <w:rFonts w:ascii="Cambria Math" w:eastAsiaTheme="minorEastAsia" w:hAnsi="Cambria Math"/>
          </w:rPr>
          <m:t>μ</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w:t>
      </w:r>
      <w:r>
        <w:t>that optimize sensitivity (detecting real effects) and specificity (rejecting absent ones).</w:t>
      </w:r>
    </w:p>
    <w:p w14:paraId="2FC76BED" w14:textId="0D7524D9" w:rsidR="00B07814" w:rsidRDefault="006F59F1" w:rsidP="00062A0F">
      <w:r>
        <w:t>Synthetic datasets are generated to mirror the empirical design with known ground truth effects where half of the effects of the experimental design are switched “on” while the rests remain “off”</w:t>
      </w:r>
      <w:r>
        <w:rPr>
          <w:rFonts w:eastAsiaTheme="minorEastAsia"/>
        </w:rPr>
        <w:t xml:space="preserve"> </w:t>
      </w:r>
      <w:r>
        <w:t>Noise in the simulated datasets is estimated directly from the empirical data</w:t>
      </w:r>
      <w:r w:rsidR="00062A0F">
        <w:t xml:space="preserve"> </w:t>
      </w:r>
      <w:r w:rsidR="00B07814">
        <w:t xml:space="preserve">by fitting the design matrix </w:t>
      </w:r>
      <m:oMath>
        <m:r>
          <m:rPr>
            <m:sty m:val="bi"/>
          </m:rPr>
          <w:rPr>
            <w:rFonts w:ascii="Cambria Math" w:hAnsi="Cambria Math"/>
          </w:rPr>
          <m:t>Z</m:t>
        </m:r>
      </m:oMath>
      <w:r w:rsidR="00B07814">
        <w:t xml:space="preserve"> to each condition/channel and examining residual variance relative to fitted variance across channels, averaged across subjects</w:t>
      </w:r>
      <w:r w:rsidR="00B1768D">
        <w:t xml:space="preserve">, according to: </w:t>
      </w:r>
    </w:p>
    <w:p w14:paraId="10843080" w14:textId="77777777" w:rsidR="00B07814" w:rsidRDefault="00B07814" w:rsidP="00B07814">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Var(</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r>
                    <m:rPr>
                      <m:sty m:val="bi"/>
                    </m:rPr>
                    <w:rPr>
                      <w:rFonts w:ascii="Cambria Math" w:hAnsi="Cambria Math"/>
                    </w:rPr>
                    <m:t>X</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m:t>
                  </m:r>
                </m:num>
                <m:den>
                  <m:r>
                    <w:rPr>
                      <w:rFonts w:ascii="Cambria Math" w:hAnsi="Cambria Math"/>
                    </w:rPr>
                    <m:t>Var(</m:t>
                  </m:r>
                  <m:r>
                    <m:rPr>
                      <m:sty m:val="bi"/>
                    </m:rPr>
                    <w:rPr>
                      <w:rFonts w:ascii="Cambria Math" w:hAnsi="Cambria Math"/>
                    </w:rPr>
                    <m:t>X</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m:t>
                  </m:r>
                </m:den>
              </m:f>
            </m:e>
          </m:nary>
        </m:oMath>
      </m:oMathPara>
    </w:p>
    <w:p w14:paraId="3A456A54" w14:textId="701DEADA" w:rsidR="00B07814" w:rsidRPr="003B793B" w:rsidRDefault="00D710AA" w:rsidP="006F59F1">
      <w:r>
        <w:t>Because the optimal prior</w:t>
      </w:r>
      <w:r w:rsidR="006F59F1">
        <w:t xml:space="preserve"> depends on effect size, our protocol enables to specify the size of the multivariate ground truth effects (</w:t>
      </w:r>
      <w:r w:rsidR="00F07CA2">
        <w:t>following the implementation described by Lepauvre et al., 2025</w:t>
      </w:r>
      <w:r w:rsidR="00062A0F">
        <w:t xml:space="preserve">: </w:t>
      </w:r>
      <w:r w:rsidR="00062A0F" w:rsidRPr="00062A0F">
        <w:t>https://alexlepauvre.github.io/multisim-neuro/tutorial/07-mathematical_details.html</w:t>
      </w:r>
      <w:r w:rsidR="006F59F1">
        <w:t>). Effect size should be estimated from previous studies. In our case, we derived effect size from the decoding accuracy observed in</w:t>
      </w:r>
      <w:r w:rsidR="002D2801">
        <w:t xml:space="preserve"> </w:t>
      </w:r>
      <w:r w:rsidR="002D2801" w:rsidRPr="00FB6A3A">
        <w:fldChar w:fldCharType="begin"/>
      </w:r>
      <w:r w:rsidR="002D2801" w:rsidRPr="00FB6A3A">
        <w:instrText xml:space="preserve"> ADDIN EN.CITE &lt;EndNote&gt;&lt;Cite&gt;&lt;Author&gt;Kaneshiro&lt;/Author&gt;&lt;Year&gt;2015&lt;/Year&gt;&lt;RecNum&gt;2818&lt;/RecNum&gt;&lt;DisplayText&gt;(Kaneshiro et al., 2015)&lt;/DisplayText&gt;&lt;record&gt;&lt;rec-number&gt;2818&lt;/rec-number&gt;&lt;foreign-keys&gt;&lt;key app="EN" db-id="dv2fw5ea2s9pwhe05rcxt5d60a5efpz0t5pz" timestamp="1656592070"&gt;2818&lt;/key&gt;&lt;/foreign-keys&gt;&lt;ref-type name="Journal Article"&gt;17&lt;/ref-type&gt;&lt;contributors&gt;&lt;authors&gt;&lt;author&gt;Kaneshiro, Blair&lt;/author&gt;&lt;author&gt;Perreau Guimaraes, Marcos&lt;/author&gt;&lt;author&gt;Kim, Hyung-Suk&lt;/author&gt;&lt;author&gt;Norcia, Anthony M&lt;/author&gt;&lt;author&gt;Suppes, Patrick&lt;/author&gt;&lt;/authors&gt;&lt;/contributors&gt;&lt;titles&gt;&lt;title&gt;A representational similarity analysis of the dynamics of object processing using single-trial EEG classification&lt;/title&gt;&lt;secondary-title&gt;Plos one&lt;/secondary-title&gt;&lt;/titles&gt;&lt;periodical&gt;&lt;full-title&gt;PLoS One&lt;/full-title&gt;&lt;abbr-1&gt;PloS one&lt;/abbr-1&gt;&lt;/periodical&gt;&lt;pages&gt;e0135697&lt;/pages&gt;&lt;volume&gt;10&lt;/volume&gt;&lt;number&gt;8&lt;/number&gt;&lt;dates&gt;&lt;year&gt;2015&lt;/year&gt;&lt;/dates&gt;&lt;isbn&gt;1932-6203&lt;/isbn&gt;&lt;urls&gt;&lt;/urls&gt;&lt;/record&gt;&lt;/Cite&gt;&lt;/EndNote&gt;</w:instrText>
      </w:r>
      <w:r w:rsidR="002D2801" w:rsidRPr="00FB6A3A">
        <w:fldChar w:fldCharType="separate"/>
      </w:r>
      <w:r w:rsidR="002D2801">
        <w:rPr>
          <w:noProof/>
        </w:rPr>
        <w:t>Kaneshiro et al. (</w:t>
      </w:r>
      <w:r w:rsidR="002D2801" w:rsidRPr="00FB6A3A">
        <w:rPr>
          <w:noProof/>
        </w:rPr>
        <w:t>2015)</w:t>
      </w:r>
      <w:r w:rsidR="002D2801" w:rsidRPr="00FB6A3A">
        <w:fldChar w:fldCharType="end"/>
      </w:r>
      <w:r w:rsidR="006F59F1">
        <w:t xml:space="preserve">, under the assumption that their sample was sufficiently powered to approximate the theoretical maximum for a Bayes optimal classifier. </w:t>
      </w:r>
      <w:r w:rsidR="00B07814">
        <w:t>The model is then refitted under multiple μ and σ² values (sampled from -</w:t>
      </w:r>
      <w:r w:rsidR="00062A0F">
        <w:t xml:space="preserve">64 </w:t>
      </w:r>
      <w:r w:rsidR="00B07814">
        <w:t>to -</w:t>
      </w:r>
      <w:r w:rsidR="00062A0F">
        <w:t>2</w:t>
      </w:r>
      <w:r w:rsidR="00B07814">
        <w:t xml:space="preserve"> and </w:t>
      </w:r>
      <w:r w:rsidR="00062A0F">
        <w:t>2</w:t>
      </w:r>
      <w:r w:rsidR="00B07814">
        <w:t xml:space="preserve"> to </w:t>
      </w:r>
      <w:r w:rsidR="007B7E5F">
        <w:t>64</w:t>
      </w:r>
      <w:r w:rsidR="00B07814">
        <w:t xml:space="preserve">, respectively) to compute each component’s free energy. The hyperparameters that provide </w:t>
      </w:r>
      <w:r w:rsidR="006F59F1">
        <w:t xml:space="preserve">the best trade-off between </w:t>
      </w:r>
      <w:r w:rsidR="00B07814">
        <w:t xml:space="preserve">positive free energy for present effects and negative free energy for absent effects </w:t>
      </w:r>
      <w:r w:rsidR="006F59F1">
        <w:t xml:space="preserve">(rank-sum) </w:t>
      </w:r>
      <w:r w:rsidR="00B07814">
        <w:t>are adopted as the final priors for the real data.</w:t>
      </w:r>
    </w:p>
    <w:p w14:paraId="140CEB77" w14:textId="7B97A92D" w:rsidR="00B07814" w:rsidRDefault="00B07814" w:rsidP="00B07814">
      <w:r>
        <w:t>Using this pipeline, we obtained a</w:t>
      </w:r>
      <w:r w:rsidR="00B1768D">
        <w:t>n optimal</w:t>
      </w:r>
      <w:r>
        <w:t xml:space="preserve"> prior expectation of </w:t>
      </w:r>
      <m:oMath>
        <m:r>
          <w:rPr>
            <w:rFonts w:ascii="Cambria Math" w:hAnsi="Cambria Math"/>
          </w:rPr>
          <m:t>μ=-8</m:t>
        </m:r>
      </m:oMath>
      <w:r>
        <w:rPr>
          <w:rFonts w:eastAsiaTheme="minorEastAsia"/>
        </w:rPr>
        <w:t xml:space="preserve"> </w:t>
      </w:r>
      <w:r>
        <w:t>and variance of</w:t>
      </w:r>
      <w:r>
        <w:rPr>
          <w:rFonts w:eastAsiaTheme="minorEastAsia"/>
        </w:rPr>
        <w:t xml:space="preserve">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2B1F69">
        <w:rPr>
          <w:rFonts w:eastAsiaTheme="minorEastAsia"/>
        </w:rPr>
        <w:t>4</w:t>
      </w:r>
      <w:r>
        <w:t>, based on our experimental data</w:t>
      </w:r>
      <w:r w:rsidR="00476D05">
        <w:t>.</w:t>
      </w:r>
    </w:p>
    <w:p w14:paraId="17969558" w14:textId="77777777" w:rsidR="00ED2E98" w:rsidRDefault="00ED2E98" w:rsidP="00B07814"/>
    <w:p w14:paraId="4EB1EAA1" w14:textId="469C3AA4" w:rsidR="00B07814" w:rsidRDefault="00B07814" w:rsidP="00B07814">
      <w:pPr>
        <w:keepNext/>
      </w:pPr>
    </w:p>
    <w:p w14:paraId="233FD185" w14:textId="77777777" w:rsidR="00305632" w:rsidRPr="00FB6A3A" w:rsidRDefault="00AF7DE3" w:rsidP="00AF7DE3">
      <w:pPr>
        <w:pStyle w:val="Heading1"/>
      </w:pPr>
      <w:r w:rsidRPr="00FB6A3A">
        <w:t>References</w:t>
      </w:r>
    </w:p>
    <w:p w14:paraId="6398D08C" w14:textId="77777777" w:rsidR="004B37AF" w:rsidRPr="004B37AF" w:rsidRDefault="00305632" w:rsidP="004B37AF">
      <w:pPr>
        <w:pStyle w:val="EndNoteBibliography"/>
        <w:spacing w:after="0"/>
        <w:ind w:left="720" w:hanging="720"/>
      </w:pPr>
      <w:r w:rsidRPr="00FB6A3A">
        <w:rPr>
          <w:lang w:val="en-GB"/>
        </w:rPr>
        <w:fldChar w:fldCharType="begin"/>
      </w:r>
      <w:r w:rsidRPr="00062A0F">
        <w:rPr>
          <w:lang w:val="de-DE"/>
        </w:rPr>
        <w:instrText xml:space="preserve"> ADDIN EN.REFLIST </w:instrText>
      </w:r>
      <w:r w:rsidRPr="00FB6A3A">
        <w:rPr>
          <w:lang w:val="en-GB"/>
        </w:rPr>
        <w:fldChar w:fldCharType="separate"/>
      </w:r>
      <w:r w:rsidR="004B37AF" w:rsidRPr="00622371">
        <w:rPr>
          <w:lang w:val="de-DE"/>
        </w:rPr>
        <w:t xml:space="preserve">FRISTON, K., PARR, T. &amp; ZEIDMAN, P. 2018. </w:t>
      </w:r>
      <w:r w:rsidR="004B37AF" w:rsidRPr="004B37AF">
        <w:t xml:space="preserve">Bayesian model reduction. </w:t>
      </w:r>
      <w:r w:rsidR="004B37AF" w:rsidRPr="004B37AF">
        <w:rPr>
          <w:i/>
        </w:rPr>
        <w:t>arXiv preprint arXiv:1805.07092</w:t>
      </w:r>
      <w:r w:rsidR="004B37AF" w:rsidRPr="004B37AF">
        <w:t>.</w:t>
      </w:r>
    </w:p>
    <w:p w14:paraId="3357B777" w14:textId="77777777" w:rsidR="004B37AF" w:rsidRPr="004B37AF" w:rsidRDefault="004B37AF" w:rsidP="004B37AF">
      <w:pPr>
        <w:pStyle w:val="EndNoteBibliography"/>
        <w:spacing w:after="0"/>
        <w:ind w:left="720" w:hanging="720"/>
      </w:pPr>
      <w:r w:rsidRPr="004F5118">
        <w:rPr>
          <w:lang w:val="de-DE"/>
        </w:rPr>
        <w:t xml:space="preserve">FRISTON, K. J., DIEDRICHSEN, J., HOLMES, E. &amp; ZEIDMAN, P. 2019. </w:t>
      </w:r>
      <w:r w:rsidRPr="004B37AF">
        <w:t xml:space="preserve">Variational representational similarity analysis. </w:t>
      </w:r>
      <w:r w:rsidRPr="004B37AF">
        <w:rPr>
          <w:i/>
        </w:rPr>
        <w:t>NeuroImage,</w:t>
      </w:r>
      <w:r w:rsidRPr="004B37AF">
        <w:t xml:space="preserve"> 201</w:t>
      </w:r>
      <w:r w:rsidRPr="004B37AF">
        <w:rPr>
          <w:b/>
        </w:rPr>
        <w:t>,</w:t>
      </w:r>
      <w:r w:rsidRPr="004B37AF">
        <w:t xml:space="preserve"> 115986.</w:t>
      </w:r>
    </w:p>
    <w:p w14:paraId="7E5E298E" w14:textId="77777777" w:rsidR="004B37AF" w:rsidRPr="004B37AF" w:rsidRDefault="004B37AF" w:rsidP="004B37AF">
      <w:pPr>
        <w:pStyle w:val="EndNoteBibliography"/>
        <w:spacing w:after="0"/>
        <w:ind w:left="720" w:hanging="720"/>
      </w:pPr>
      <w:r w:rsidRPr="004F5118">
        <w:rPr>
          <w:lang w:val="de-DE"/>
        </w:rPr>
        <w:t xml:space="preserve">FRISTON, K. J., LITVAK, V., OSWAL, A., RAZI, A., STEPHAN, K. E., VAN WIJK, B. C. M., ZIEGLER, G. &amp; ZEIDMAN, P. 2016. </w:t>
      </w:r>
      <w:r w:rsidRPr="004B37AF">
        <w:t xml:space="preserve">Bayesian model reduction and empirical Bayes for group (DCM) studies. </w:t>
      </w:r>
      <w:r w:rsidRPr="004B37AF">
        <w:rPr>
          <w:i/>
        </w:rPr>
        <w:t>Neuroimage,</w:t>
      </w:r>
      <w:r w:rsidRPr="004B37AF">
        <w:t xml:space="preserve"> 128</w:t>
      </w:r>
      <w:r w:rsidRPr="004B37AF">
        <w:rPr>
          <w:b/>
        </w:rPr>
        <w:t>,</w:t>
      </w:r>
      <w:r w:rsidRPr="004B37AF">
        <w:t xml:space="preserve"> 413-431.</w:t>
      </w:r>
    </w:p>
    <w:p w14:paraId="0E978950" w14:textId="77777777" w:rsidR="004B37AF" w:rsidRPr="004B37AF" w:rsidRDefault="004B37AF" w:rsidP="004B37AF">
      <w:pPr>
        <w:pStyle w:val="EndNoteBibliography"/>
        <w:spacing w:after="0"/>
        <w:ind w:left="720" w:hanging="720"/>
      </w:pPr>
      <w:r w:rsidRPr="004B37AF">
        <w:t xml:space="preserve">FRISTON, K. J., PENNY, W., PHILLIPS, C., KIEBEL, S., HINTON, G. &amp; ASHBURNER, J. 2002. Classical and Bayesian inference in neuroimaging: theory. </w:t>
      </w:r>
      <w:r w:rsidRPr="004B37AF">
        <w:rPr>
          <w:i/>
        </w:rPr>
        <w:t>NeuroImage,</w:t>
      </w:r>
      <w:r w:rsidRPr="004B37AF">
        <w:t xml:space="preserve"> 16</w:t>
      </w:r>
      <w:r w:rsidRPr="004B37AF">
        <w:rPr>
          <w:b/>
        </w:rPr>
        <w:t>,</w:t>
      </w:r>
      <w:r w:rsidRPr="004B37AF">
        <w:t xml:space="preserve"> 465-483.</w:t>
      </w:r>
    </w:p>
    <w:p w14:paraId="1F6D11D6" w14:textId="77777777" w:rsidR="004B37AF" w:rsidRPr="004B37AF" w:rsidRDefault="004B37AF" w:rsidP="004B37AF">
      <w:pPr>
        <w:pStyle w:val="EndNoteBibliography"/>
        <w:spacing w:after="0"/>
        <w:ind w:left="720" w:hanging="720"/>
      </w:pPr>
      <w:r w:rsidRPr="004B37AF">
        <w:lastRenderedPageBreak/>
        <w:t xml:space="preserve">KANESHIRO, B., PERREAU GUIMARAES, M., KIM, H.-S., NORCIA, A. M. &amp; SUPPES, P. 2015. A representational similarity analysis of the dynamics of object processing using single-trial EEG classification. </w:t>
      </w:r>
      <w:r w:rsidRPr="004B37AF">
        <w:rPr>
          <w:i/>
        </w:rPr>
        <w:t>Plos one,</w:t>
      </w:r>
      <w:r w:rsidRPr="004B37AF">
        <w:t xml:space="preserve"> 10</w:t>
      </w:r>
      <w:r w:rsidRPr="004B37AF">
        <w:rPr>
          <w:b/>
        </w:rPr>
        <w:t>,</w:t>
      </w:r>
      <w:r w:rsidRPr="004B37AF">
        <w:t xml:space="preserve"> e0135697.</w:t>
      </w:r>
    </w:p>
    <w:p w14:paraId="02EE0730" w14:textId="77777777" w:rsidR="004B37AF" w:rsidRPr="004B37AF" w:rsidRDefault="004B37AF" w:rsidP="004B37AF">
      <w:pPr>
        <w:pStyle w:val="EndNoteBibliography"/>
        <w:spacing w:after="0"/>
        <w:ind w:left="720" w:hanging="720"/>
      </w:pPr>
      <w:r w:rsidRPr="004B37AF">
        <w:t xml:space="preserve">KASS, R. E. &amp; RAFTERY, A. E. 1995. Bayes factors. </w:t>
      </w:r>
      <w:r w:rsidRPr="004B37AF">
        <w:rPr>
          <w:i/>
        </w:rPr>
        <w:t>Journal of the american statistical association,</w:t>
      </w:r>
      <w:r w:rsidRPr="004B37AF">
        <w:t xml:space="preserve"> 90</w:t>
      </w:r>
      <w:r w:rsidRPr="004B37AF">
        <w:rPr>
          <w:b/>
        </w:rPr>
        <w:t>,</w:t>
      </w:r>
      <w:r w:rsidRPr="004B37AF">
        <w:t xml:space="preserve"> 773-795.</w:t>
      </w:r>
    </w:p>
    <w:p w14:paraId="0D513444" w14:textId="6EFB1AF9" w:rsidR="004B37AF" w:rsidRDefault="004B37AF" w:rsidP="004B37AF">
      <w:pPr>
        <w:pStyle w:val="EndNoteBibliography"/>
        <w:spacing w:after="0"/>
        <w:ind w:left="720" w:hanging="720"/>
      </w:pPr>
      <w:r w:rsidRPr="004F5118">
        <w:rPr>
          <w:lang w:val="de-DE"/>
        </w:rPr>
        <w:t xml:space="preserve">KRIEGESKORTE, N., MUR, M. &amp; BANDETTINI, P. A. 2008. </w:t>
      </w:r>
      <w:r w:rsidRPr="004B37AF">
        <w:t xml:space="preserve">Representational similarity analysis-connecting the branches of systems neuroscience. </w:t>
      </w:r>
      <w:r w:rsidRPr="004B37AF">
        <w:rPr>
          <w:i/>
        </w:rPr>
        <w:t>Frontiers in systems neuroscience</w:t>
      </w:r>
      <w:r w:rsidRPr="004B37AF">
        <w:rPr>
          <w:b/>
        </w:rPr>
        <w:t>,</w:t>
      </w:r>
      <w:r w:rsidRPr="004B37AF">
        <w:t xml:space="preserve"> 4.</w:t>
      </w:r>
    </w:p>
    <w:p w14:paraId="3246AFC7" w14:textId="1D196165" w:rsidR="00062A0F" w:rsidRPr="00062A0F" w:rsidRDefault="00062A0F" w:rsidP="00062A0F">
      <w:pPr>
        <w:pStyle w:val="EndNoteBibliography"/>
        <w:ind w:left="720" w:hanging="720"/>
      </w:pPr>
      <w:r w:rsidRPr="008D6C57">
        <w:rPr>
          <w:rPrChange w:id="63" w:author="Alex Lepauvre" w:date="2025-10-01T20:42:00Z">
            <w:rPr>
              <w:lang w:val="de-DE"/>
            </w:rPr>
          </w:rPrChange>
        </w:rPr>
        <w:t xml:space="preserve">LEPAUVRE, A., CHU, Q., ZEIDMAN, P., MELLONI, L.. </w:t>
      </w:r>
      <w:r w:rsidRPr="00062A0F">
        <w:t xml:space="preserve">2025 </w:t>
      </w:r>
      <w:r w:rsidRPr="00F9211A">
        <w:t>Published online September 30, 2025. doi:10.5281/zenodo.17231750</w:t>
      </w:r>
      <w:r w:rsidRPr="00062A0F">
        <w:t>.</w:t>
      </w:r>
    </w:p>
    <w:p w14:paraId="0B1C1D11" w14:textId="77777777" w:rsidR="004B37AF" w:rsidRPr="004B37AF" w:rsidRDefault="004B37AF" w:rsidP="004B37AF">
      <w:pPr>
        <w:pStyle w:val="EndNoteBibliography"/>
        <w:spacing w:after="0"/>
        <w:ind w:left="720" w:hanging="720"/>
      </w:pPr>
      <w:r w:rsidRPr="008D6C57">
        <w:rPr>
          <w:lang w:val="de-DE"/>
          <w:rPrChange w:id="64" w:author="Alex Lepauvre" w:date="2025-10-01T20:42:00Z">
            <w:rPr/>
          </w:rPrChange>
        </w:rPr>
        <w:t xml:space="preserve">SEBER, G. A. &amp; LEE, A. J. 2012. </w:t>
      </w:r>
      <w:r w:rsidRPr="004B37AF">
        <w:rPr>
          <w:i/>
        </w:rPr>
        <w:t>Linear regression analysis</w:t>
      </w:r>
      <w:r w:rsidRPr="004B37AF">
        <w:t>, John Wiley &amp; Sons.</w:t>
      </w:r>
    </w:p>
    <w:p w14:paraId="640A60B5" w14:textId="77777777" w:rsidR="004B37AF" w:rsidRPr="004B37AF" w:rsidRDefault="004B37AF" w:rsidP="004B37AF">
      <w:pPr>
        <w:pStyle w:val="EndNoteBibliography"/>
        <w:spacing w:after="0"/>
        <w:ind w:left="720" w:hanging="720"/>
      </w:pPr>
      <w:r w:rsidRPr="004B37AF">
        <w:t xml:space="preserve">WORSLEY, K. J. &amp; FRISTON, K. J. 1995. Analysis of fMRI time-series revisited—again. </w:t>
      </w:r>
      <w:r w:rsidRPr="004B37AF">
        <w:rPr>
          <w:i/>
        </w:rPr>
        <w:t>Neuroimage,</w:t>
      </w:r>
      <w:r w:rsidRPr="004B37AF">
        <w:t xml:space="preserve"> 2</w:t>
      </w:r>
      <w:r w:rsidRPr="004B37AF">
        <w:rPr>
          <w:b/>
        </w:rPr>
        <w:t>,</w:t>
      </w:r>
      <w:r w:rsidRPr="004B37AF">
        <w:t xml:space="preserve"> 173-181.</w:t>
      </w:r>
    </w:p>
    <w:p w14:paraId="3D4E0643" w14:textId="77777777" w:rsidR="004B37AF" w:rsidRPr="004B37AF" w:rsidRDefault="004B37AF" w:rsidP="004B37AF">
      <w:pPr>
        <w:pStyle w:val="EndNoteBibliography"/>
        <w:ind w:left="720" w:hanging="720"/>
      </w:pPr>
      <w:r w:rsidRPr="004B37AF">
        <w:t xml:space="preserve">ZEIDMAN, P., JAFARIAN, A., SEGHIER, M., LITVAK, V., CAGNAN, H., PRICE, C. J. &amp; FRISTON, K. 2019. A guide to group effective connectivity analysis, part 2: Second level analysis with PEB. </w:t>
      </w:r>
      <w:r w:rsidRPr="004B37AF">
        <w:rPr>
          <w:i/>
        </w:rPr>
        <w:t>NeuroImage,</w:t>
      </w:r>
      <w:r w:rsidRPr="004B37AF">
        <w:t xml:space="preserve"> 200</w:t>
      </w:r>
      <w:r w:rsidRPr="004B37AF">
        <w:rPr>
          <w:b/>
        </w:rPr>
        <w:t>,</w:t>
      </w:r>
      <w:r w:rsidRPr="004B37AF">
        <w:t xml:space="preserve"> 12-25.</w:t>
      </w:r>
    </w:p>
    <w:p w14:paraId="09FA4BE7" w14:textId="2294FC6A" w:rsidR="00E40CA6" w:rsidRPr="00FB6A3A" w:rsidRDefault="00305632" w:rsidP="00E40CA6">
      <w:r w:rsidRPr="00FB6A3A">
        <w:fldChar w:fldCharType="end"/>
      </w:r>
    </w:p>
    <w:sectPr w:rsidR="00E40CA6" w:rsidRPr="00FB6A3A">
      <w:footerReference w:type="default" r:id="rI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8" w:author="Zeidman, Peter" w:date="2025-09-26T11:07:00Z" w:initials="ZP">
    <w:p w14:paraId="118F3383" w14:textId="6B0BE239" w:rsidR="00622371" w:rsidRDefault="00622371">
      <w:pPr>
        <w:pStyle w:val="CommentText"/>
      </w:pPr>
      <w:r>
        <w:rPr>
          <w:rStyle w:val="CommentReference"/>
        </w:rPr>
        <w:annotationRef/>
      </w:r>
      <w:r>
        <w:t>Most journals need a street address here</w:t>
      </w:r>
    </w:p>
  </w:comment>
  <w:comment w:id="57" w:author="Zeidman, Peter" w:date="2025-09-26T11:17:00Z" w:initials="ZP">
    <w:p w14:paraId="68F09F69" w14:textId="62218B7B" w:rsidR="00622371" w:rsidRDefault="00622371">
      <w:pPr>
        <w:pStyle w:val="CommentText"/>
      </w:pPr>
      <w:r>
        <w:rPr>
          <w:rStyle w:val="CommentReference"/>
        </w:rPr>
        <w:annotationRef/>
      </w:r>
      <w:r>
        <w:t>Added numbering to link this to the structure above</w:t>
      </w:r>
    </w:p>
  </w:comment>
  <w:comment w:id="58" w:author="Zeidman, Peter" w:date="2025-09-26T11:27:00Z" w:initials="ZP">
    <w:p w14:paraId="3966FC38" w14:textId="136E470C" w:rsidR="00622371" w:rsidRDefault="00622371">
      <w:pPr>
        <w:pStyle w:val="CommentText"/>
      </w:pPr>
      <w:r>
        <w:rPr>
          <w:rStyle w:val="CommentReference"/>
        </w:rPr>
        <w:annotationRef/>
      </w:r>
      <w:r>
        <w:t>Please check figure numbers</w:t>
      </w:r>
    </w:p>
  </w:comment>
  <w:comment w:id="59" w:author="Peter Zeidman [2]" w:date="2022-07-08T13:43:00Z" w:initials="PZ">
    <w:p w14:paraId="5375FC45" w14:textId="45FF9C6E" w:rsidR="00622371" w:rsidRDefault="00622371">
      <w:pPr>
        <w:pStyle w:val="CommentText"/>
      </w:pPr>
      <w:r>
        <w:rPr>
          <w:rStyle w:val="CommentReference"/>
        </w:rPr>
        <w:annotationRef/>
      </w:r>
      <w:r>
        <w:t xml:space="preserve">@Karl - I didn’t quite follow the scaling within </w:t>
      </w:r>
      <w:proofErr w:type="spellStart"/>
      <w:r>
        <w:t>spm_reml_</w:t>
      </w:r>
      <w:proofErr w:type="gramStart"/>
      <w:r>
        <w:t>sc.m</w:t>
      </w:r>
      <w:proofErr w:type="spellEnd"/>
      <w:r>
        <w:t xml:space="preserve"> ,</w:t>
      </w:r>
      <w:proofErr w:type="gramEnd"/>
      <w:r>
        <w:t xml:space="preserve"> lines 88-94. Some kind of ortho-normalisation?</w:t>
      </w:r>
    </w:p>
  </w:comment>
  <w:comment w:id="60" w:author="Peter Zeidman [2]" w:date="2022-07-08T13:42:00Z" w:initials="PZ">
    <w:p w14:paraId="530B8E46" w14:textId="58F1E89F" w:rsidR="00622371" w:rsidRDefault="00622371">
      <w:pPr>
        <w:pStyle w:val="CommentText"/>
      </w:pPr>
      <w:bookmarkStart w:id="61" w:name="_GoBack"/>
      <w:bookmarkEnd w:id="61"/>
      <w:r>
        <w:rPr>
          <w:rStyle w:val="CommentReference"/>
        </w:rPr>
        <w:annotationRef/>
      </w:r>
      <w:r>
        <w:t>Was I overly critical of RSA in this paragraph?</w:t>
      </w:r>
    </w:p>
  </w:comment>
  <w:comment w:id="62" w:author="Peter Zeidman [2]" w:date="2022-07-08T13:41:00Z" w:initials="PZ">
    <w:p w14:paraId="7FEA1455" w14:textId="4E9C08D4" w:rsidR="00622371" w:rsidRDefault="00622371">
      <w:pPr>
        <w:pStyle w:val="CommentText"/>
      </w:pPr>
      <w:r>
        <w:rPr>
          <w:rStyle w:val="CommentReference"/>
        </w:rPr>
        <w:annotationRef/>
      </w:r>
      <w:r>
        <w:t>@Karl – is this reasonable for EEG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8F3383" w15:done="1"/>
  <w15:commentEx w15:paraId="68F09F69" w15:done="1"/>
  <w15:commentEx w15:paraId="3966FC38" w15:done="1"/>
  <w15:commentEx w15:paraId="5375FC45" w15:done="0"/>
  <w15:commentEx w15:paraId="530B8E46" w15:done="0"/>
  <w15:commentEx w15:paraId="7FEA1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8F3383" w16cid:durableId="2C80F272"/>
  <w16cid:commentId w16cid:paraId="68F09F69" w16cid:durableId="2C80F4E6"/>
  <w16cid:commentId w16cid:paraId="3966FC38" w16cid:durableId="2C80F725"/>
  <w16cid:commentId w16cid:paraId="581B1D31" w16cid:durableId="2C8E58FE"/>
  <w16cid:commentId w16cid:paraId="60DE76D2" w16cid:durableId="2C80FC42"/>
  <w16cid:commentId w16cid:paraId="70B9CBF6" w16cid:durableId="2C8E5900"/>
  <w16cid:commentId w16cid:paraId="2B595CDE" w16cid:durableId="2B868992"/>
  <w16cid:commentId w16cid:paraId="29397E25" w16cid:durableId="2B868993"/>
  <w16cid:commentId w16cid:paraId="5375FC45" w16cid:durableId="2B868996"/>
  <w16cid:commentId w16cid:paraId="108F9ED6" w16cid:durableId="2C80FEF9"/>
  <w16cid:commentId w16cid:paraId="4B6A8DFD" w16cid:durableId="2C8E5905"/>
  <w16cid:commentId w16cid:paraId="0A3C1F69" w16cid:durableId="2C8E5A39"/>
  <w16cid:commentId w16cid:paraId="21657951" w16cid:durableId="2C80FDEB"/>
  <w16cid:commentId w16cid:paraId="530B8E46" w16cid:durableId="2B868999"/>
  <w16cid:commentId w16cid:paraId="7FEA1455" w16cid:durableId="2B86899A"/>
  <w16cid:commentId w16cid:paraId="4DF8199A" w16cid:durableId="2C81213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145BE" w14:textId="77777777" w:rsidR="008441DD" w:rsidRDefault="008441DD" w:rsidP="00A01012">
      <w:pPr>
        <w:spacing w:after="0" w:line="240" w:lineRule="auto"/>
      </w:pPr>
      <w:r>
        <w:separator/>
      </w:r>
    </w:p>
  </w:endnote>
  <w:endnote w:type="continuationSeparator" w:id="0">
    <w:p w14:paraId="6824A484" w14:textId="77777777" w:rsidR="008441DD" w:rsidRDefault="008441DD" w:rsidP="00A01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1309635"/>
      <w:docPartObj>
        <w:docPartGallery w:val="Page Numbers (Bottom of Page)"/>
        <w:docPartUnique/>
      </w:docPartObj>
    </w:sdtPr>
    <w:sdtEndPr>
      <w:rPr>
        <w:noProof/>
      </w:rPr>
    </w:sdtEndPr>
    <w:sdtContent>
      <w:p w14:paraId="0D6FF2A9" w14:textId="16D6D72B" w:rsidR="00622371" w:rsidRDefault="00622371">
        <w:pPr>
          <w:pStyle w:val="Footer"/>
          <w:jc w:val="center"/>
        </w:pPr>
        <w:r>
          <w:fldChar w:fldCharType="begin"/>
        </w:r>
        <w:r>
          <w:instrText xml:space="preserve"> PAGE   \* MERGEFORMAT </w:instrText>
        </w:r>
        <w:r>
          <w:fldChar w:fldCharType="separate"/>
        </w:r>
        <w:r w:rsidR="008C05E2">
          <w:rPr>
            <w:noProof/>
          </w:rPr>
          <w:t>21</w:t>
        </w:r>
        <w:r>
          <w:rPr>
            <w:noProof/>
          </w:rPr>
          <w:fldChar w:fldCharType="end"/>
        </w:r>
      </w:p>
    </w:sdtContent>
  </w:sdt>
  <w:p w14:paraId="58528FA1" w14:textId="77777777" w:rsidR="00622371" w:rsidRDefault="00622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A0BCAC" w14:textId="77777777" w:rsidR="008441DD" w:rsidRDefault="008441DD" w:rsidP="00A01012">
      <w:pPr>
        <w:spacing w:after="0" w:line="240" w:lineRule="auto"/>
      </w:pPr>
      <w:r>
        <w:separator/>
      </w:r>
    </w:p>
  </w:footnote>
  <w:footnote w:type="continuationSeparator" w:id="0">
    <w:p w14:paraId="2C77A7AC" w14:textId="77777777" w:rsidR="008441DD" w:rsidRDefault="008441DD" w:rsidP="00A01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1203EE"/>
    <w:multiLevelType w:val="hybridMultilevel"/>
    <w:tmpl w:val="520C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D460A"/>
    <w:multiLevelType w:val="hybridMultilevel"/>
    <w:tmpl w:val="31BE91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ex Lepauvre">
    <w15:presenceInfo w15:providerId="AD" w15:userId="S-1-5-21-3823995381-171621287-2716276841-4357"/>
  </w15:person>
  <w15:person w15:author="Zeidman, Peter">
    <w15:presenceInfo w15:providerId="None" w15:userId="Zeidman, Peter"/>
  </w15:person>
  <w15:person w15:author="Peter Zeidman">
    <w15:presenceInfo w15:providerId="None" w15:userId="Peter Zeidman"/>
  </w15:person>
  <w15:person w15:author="Peter Zeidman [2]">
    <w15:presenceInfo w15:providerId="AD" w15:userId="S-1-5-21-472060616-1524659645-6498272-3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2fw5ea2s9pwhe05rcxt5d60a5efpz0t5pz&quot;&gt;My EndNote Library-x9&lt;record-ids&gt;&lt;item&gt;2212&lt;/item&gt;&lt;item&gt;2359&lt;/item&gt;&lt;item&gt;2408&lt;/item&gt;&lt;item&gt;2410&lt;/item&gt;&lt;item&gt;2489&lt;/item&gt;&lt;item&gt;2516&lt;/item&gt;&lt;item&gt;2818&lt;/item&gt;&lt;item&gt;2819&lt;/item&gt;&lt;item&gt;2820&lt;/item&gt;&lt;item&gt;2821&lt;/item&gt;&lt;/record-ids&gt;&lt;/item&gt;&lt;/Libraries&gt;"/>
  </w:docVars>
  <w:rsids>
    <w:rsidRoot w:val="00A01012"/>
    <w:rsid w:val="000025D7"/>
    <w:rsid w:val="00005F86"/>
    <w:rsid w:val="000076C5"/>
    <w:rsid w:val="000113CA"/>
    <w:rsid w:val="0001153B"/>
    <w:rsid w:val="00012280"/>
    <w:rsid w:val="00013862"/>
    <w:rsid w:val="00014A01"/>
    <w:rsid w:val="00016123"/>
    <w:rsid w:val="00021369"/>
    <w:rsid w:val="000227DF"/>
    <w:rsid w:val="000229E0"/>
    <w:rsid w:val="00023A34"/>
    <w:rsid w:val="00023C0A"/>
    <w:rsid w:val="00023DAD"/>
    <w:rsid w:val="00026EB7"/>
    <w:rsid w:val="00030EAF"/>
    <w:rsid w:val="00033C9E"/>
    <w:rsid w:val="00035662"/>
    <w:rsid w:val="0003589E"/>
    <w:rsid w:val="00037217"/>
    <w:rsid w:val="00042FE5"/>
    <w:rsid w:val="00043929"/>
    <w:rsid w:val="00043A62"/>
    <w:rsid w:val="00043EE1"/>
    <w:rsid w:val="00044B56"/>
    <w:rsid w:val="000454DA"/>
    <w:rsid w:val="00047D8F"/>
    <w:rsid w:val="0005131E"/>
    <w:rsid w:val="000528DA"/>
    <w:rsid w:val="00055907"/>
    <w:rsid w:val="00056185"/>
    <w:rsid w:val="00056FDB"/>
    <w:rsid w:val="00057580"/>
    <w:rsid w:val="00062A0F"/>
    <w:rsid w:val="00063B7D"/>
    <w:rsid w:val="000651C6"/>
    <w:rsid w:val="00067124"/>
    <w:rsid w:val="00067438"/>
    <w:rsid w:val="00067881"/>
    <w:rsid w:val="00072E0A"/>
    <w:rsid w:val="00074BBD"/>
    <w:rsid w:val="00074FBE"/>
    <w:rsid w:val="00076270"/>
    <w:rsid w:val="00076520"/>
    <w:rsid w:val="000766C3"/>
    <w:rsid w:val="00076A49"/>
    <w:rsid w:val="00077124"/>
    <w:rsid w:val="0007721E"/>
    <w:rsid w:val="000779E0"/>
    <w:rsid w:val="00080763"/>
    <w:rsid w:val="0008403E"/>
    <w:rsid w:val="00084FAF"/>
    <w:rsid w:val="000861CF"/>
    <w:rsid w:val="00086356"/>
    <w:rsid w:val="00086C35"/>
    <w:rsid w:val="00092001"/>
    <w:rsid w:val="00092890"/>
    <w:rsid w:val="00092BD8"/>
    <w:rsid w:val="000938B1"/>
    <w:rsid w:val="00094EA4"/>
    <w:rsid w:val="000A0F22"/>
    <w:rsid w:val="000A2D3F"/>
    <w:rsid w:val="000A472B"/>
    <w:rsid w:val="000A53DD"/>
    <w:rsid w:val="000A5486"/>
    <w:rsid w:val="000A6B88"/>
    <w:rsid w:val="000A7E0C"/>
    <w:rsid w:val="000A7FDB"/>
    <w:rsid w:val="000B37CD"/>
    <w:rsid w:val="000B4349"/>
    <w:rsid w:val="000B704C"/>
    <w:rsid w:val="000B7B6E"/>
    <w:rsid w:val="000C157B"/>
    <w:rsid w:val="000C2444"/>
    <w:rsid w:val="000C46E2"/>
    <w:rsid w:val="000C5766"/>
    <w:rsid w:val="000D0169"/>
    <w:rsid w:val="000D0547"/>
    <w:rsid w:val="000D1483"/>
    <w:rsid w:val="000D2257"/>
    <w:rsid w:val="000D2F6A"/>
    <w:rsid w:val="000D4199"/>
    <w:rsid w:val="000D420A"/>
    <w:rsid w:val="000D5E7F"/>
    <w:rsid w:val="000D6885"/>
    <w:rsid w:val="000D7A05"/>
    <w:rsid w:val="000D7C16"/>
    <w:rsid w:val="000E118C"/>
    <w:rsid w:val="000E19AC"/>
    <w:rsid w:val="000E254D"/>
    <w:rsid w:val="000E7ACA"/>
    <w:rsid w:val="000F144E"/>
    <w:rsid w:val="000F1902"/>
    <w:rsid w:val="000F24E6"/>
    <w:rsid w:val="000F351A"/>
    <w:rsid w:val="000F5064"/>
    <w:rsid w:val="000F6B49"/>
    <w:rsid w:val="000F6D4D"/>
    <w:rsid w:val="000F7306"/>
    <w:rsid w:val="00102E8B"/>
    <w:rsid w:val="001132EA"/>
    <w:rsid w:val="00117BE3"/>
    <w:rsid w:val="00120DA5"/>
    <w:rsid w:val="00124200"/>
    <w:rsid w:val="0013214E"/>
    <w:rsid w:val="001356C6"/>
    <w:rsid w:val="00136166"/>
    <w:rsid w:val="00136201"/>
    <w:rsid w:val="00137F5C"/>
    <w:rsid w:val="00137FDA"/>
    <w:rsid w:val="001427BE"/>
    <w:rsid w:val="00145824"/>
    <w:rsid w:val="00147C70"/>
    <w:rsid w:val="00151AF2"/>
    <w:rsid w:val="00151C5D"/>
    <w:rsid w:val="00152215"/>
    <w:rsid w:val="001530ED"/>
    <w:rsid w:val="00153E89"/>
    <w:rsid w:val="00154361"/>
    <w:rsid w:val="00154BA7"/>
    <w:rsid w:val="00157568"/>
    <w:rsid w:val="001578F5"/>
    <w:rsid w:val="00160C38"/>
    <w:rsid w:val="001624A2"/>
    <w:rsid w:val="001632E7"/>
    <w:rsid w:val="00164188"/>
    <w:rsid w:val="0016588A"/>
    <w:rsid w:val="0016725B"/>
    <w:rsid w:val="0017433A"/>
    <w:rsid w:val="0017753A"/>
    <w:rsid w:val="0017778F"/>
    <w:rsid w:val="001816A1"/>
    <w:rsid w:val="0018308E"/>
    <w:rsid w:val="00184B0E"/>
    <w:rsid w:val="00192347"/>
    <w:rsid w:val="001931FD"/>
    <w:rsid w:val="00194809"/>
    <w:rsid w:val="00194D3A"/>
    <w:rsid w:val="00195B76"/>
    <w:rsid w:val="00196284"/>
    <w:rsid w:val="001A1CD1"/>
    <w:rsid w:val="001A1DAE"/>
    <w:rsid w:val="001A3176"/>
    <w:rsid w:val="001A7FFA"/>
    <w:rsid w:val="001B4DAD"/>
    <w:rsid w:val="001B5BDF"/>
    <w:rsid w:val="001B5FFA"/>
    <w:rsid w:val="001B68BA"/>
    <w:rsid w:val="001C3298"/>
    <w:rsid w:val="001C34F3"/>
    <w:rsid w:val="001D377E"/>
    <w:rsid w:val="001D3D82"/>
    <w:rsid w:val="001D47C2"/>
    <w:rsid w:val="001D506F"/>
    <w:rsid w:val="001D7607"/>
    <w:rsid w:val="001E1AD9"/>
    <w:rsid w:val="001E1BDE"/>
    <w:rsid w:val="001E211C"/>
    <w:rsid w:val="001E285B"/>
    <w:rsid w:val="001E4AA8"/>
    <w:rsid w:val="001E6C4B"/>
    <w:rsid w:val="001F7134"/>
    <w:rsid w:val="00200759"/>
    <w:rsid w:val="0020090F"/>
    <w:rsid w:val="00202536"/>
    <w:rsid w:val="00204AED"/>
    <w:rsid w:val="00204D08"/>
    <w:rsid w:val="0020628E"/>
    <w:rsid w:val="0020763F"/>
    <w:rsid w:val="0020764D"/>
    <w:rsid w:val="00210E3E"/>
    <w:rsid w:val="0021177F"/>
    <w:rsid w:val="00212512"/>
    <w:rsid w:val="0021276C"/>
    <w:rsid w:val="00214CEA"/>
    <w:rsid w:val="0021734E"/>
    <w:rsid w:val="002178FC"/>
    <w:rsid w:val="0022008E"/>
    <w:rsid w:val="00220195"/>
    <w:rsid w:val="00222358"/>
    <w:rsid w:val="00223D37"/>
    <w:rsid w:val="0022496D"/>
    <w:rsid w:val="00225C17"/>
    <w:rsid w:val="00225CD5"/>
    <w:rsid w:val="002266D5"/>
    <w:rsid w:val="002279FA"/>
    <w:rsid w:val="0023170B"/>
    <w:rsid w:val="00236833"/>
    <w:rsid w:val="00240439"/>
    <w:rsid w:val="0024086F"/>
    <w:rsid w:val="00244DA4"/>
    <w:rsid w:val="002451FD"/>
    <w:rsid w:val="00247BAA"/>
    <w:rsid w:val="00247D9B"/>
    <w:rsid w:val="00250F38"/>
    <w:rsid w:val="0025120C"/>
    <w:rsid w:val="002515F0"/>
    <w:rsid w:val="002525AC"/>
    <w:rsid w:val="00256754"/>
    <w:rsid w:val="0026306C"/>
    <w:rsid w:val="00263A7A"/>
    <w:rsid w:val="00263B9B"/>
    <w:rsid w:val="002719C3"/>
    <w:rsid w:val="00274951"/>
    <w:rsid w:val="00276612"/>
    <w:rsid w:val="00280E2A"/>
    <w:rsid w:val="002839A0"/>
    <w:rsid w:val="00285E4B"/>
    <w:rsid w:val="00286180"/>
    <w:rsid w:val="00286453"/>
    <w:rsid w:val="00292192"/>
    <w:rsid w:val="00292C39"/>
    <w:rsid w:val="002953AA"/>
    <w:rsid w:val="002A000D"/>
    <w:rsid w:val="002A0BBD"/>
    <w:rsid w:val="002A14BD"/>
    <w:rsid w:val="002A3A8B"/>
    <w:rsid w:val="002A3C5A"/>
    <w:rsid w:val="002A72E1"/>
    <w:rsid w:val="002B1AA3"/>
    <w:rsid w:val="002B1F69"/>
    <w:rsid w:val="002B270C"/>
    <w:rsid w:val="002B4386"/>
    <w:rsid w:val="002B43F3"/>
    <w:rsid w:val="002B4A01"/>
    <w:rsid w:val="002B7147"/>
    <w:rsid w:val="002C2BD0"/>
    <w:rsid w:val="002C3386"/>
    <w:rsid w:val="002C3DD2"/>
    <w:rsid w:val="002C3F98"/>
    <w:rsid w:val="002C5EE0"/>
    <w:rsid w:val="002C68DF"/>
    <w:rsid w:val="002C69E3"/>
    <w:rsid w:val="002D2801"/>
    <w:rsid w:val="002D304E"/>
    <w:rsid w:val="002D32A1"/>
    <w:rsid w:val="002D340D"/>
    <w:rsid w:val="002D3586"/>
    <w:rsid w:val="002D3838"/>
    <w:rsid w:val="002D55DC"/>
    <w:rsid w:val="002E0FBF"/>
    <w:rsid w:val="002E1D98"/>
    <w:rsid w:val="002E4BC3"/>
    <w:rsid w:val="002E5919"/>
    <w:rsid w:val="002E6E5D"/>
    <w:rsid w:val="002F02B4"/>
    <w:rsid w:val="002F0628"/>
    <w:rsid w:val="002F2A5F"/>
    <w:rsid w:val="002F2B50"/>
    <w:rsid w:val="002F3F21"/>
    <w:rsid w:val="002F51EE"/>
    <w:rsid w:val="003037BA"/>
    <w:rsid w:val="00305632"/>
    <w:rsid w:val="00306A82"/>
    <w:rsid w:val="00306BFF"/>
    <w:rsid w:val="003105B3"/>
    <w:rsid w:val="00311910"/>
    <w:rsid w:val="0031224E"/>
    <w:rsid w:val="003125A1"/>
    <w:rsid w:val="0031316F"/>
    <w:rsid w:val="003133FC"/>
    <w:rsid w:val="00316126"/>
    <w:rsid w:val="00316711"/>
    <w:rsid w:val="00317750"/>
    <w:rsid w:val="00317878"/>
    <w:rsid w:val="003220F5"/>
    <w:rsid w:val="003257E2"/>
    <w:rsid w:val="003318D6"/>
    <w:rsid w:val="00332B36"/>
    <w:rsid w:val="00332DDA"/>
    <w:rsid w:val="00334917"/>
    <w:rsid w:val="00334B4A"/>
    <w:rsid w:val="00335CDC"/>
    <w:rsid w:val="00337F20"/>
    <w:rsid w:val="00341D93"/>
    <w:rsid w:val="00341D9D"/>
    <w:rsid w:val="00343234"/>
    <w:rsid w:val="00344037"/>
    <w:rsid w:val="00344876"/>
    <w:rsid w:val="003452B0"/>
    <w:rsid w:val="00345430"/>
    <w:rsid w:val="00347B29"/>
    <w:rsid w:val="00351FD5"/>
    <w:rsid w:val="00356F75"/>
    <w:rsid w:val="00362B06"/>
    <w:rsid w:val="003635C8"/>
    <w:rsid w:val="00364C17"/>
    <w:rsid w:val="00365556"/>
    <w:rsid w:val="00365868"/>
    <w:rsid w:val="003673C7"/>
    <w:rsid w:val="00367E21"/>
    <w:rsid w:val="00371181"/>
    <w:rsid w:val="0037168F"/>
    <w:rsid w:val="00371DC9"/>
    <w:rsid w:val="00372683"/>
    <w:rsid w:val="00372F5B"/>
    <w:rsid w:val="0037506B"/>
    <w:rsid w:val="00375789"/>
    <w:rsid w:val="003809CC"/>
    <w:rsid w:val="003817DB"/>
    <w:rsid w:val="00383081"/>
    <w:rsid w:val="00384549"/>
    <w:rsid w:val="0038508F"/>
    <w:rsid w:val="00385894"/>
    <w:rsid w:val="0038642B"/>
    <w:rsid w:val="00390779"/>
    <w:rsid w:val="00390C54"/>
    <w:rsid w:val="00392C44"/>
    <w:rsid w:val="00395620"/>
    <w:rsid w:val="00395C6A"/>
    <w:rsid w:val="003A0A36"/>
    <w:rsid w:val="003A24F5"/>
    <w:rsid w:val="003A3A08"/>
    <w:rsid w:val="003A3F9E"/>
    <w:rsid w:val="003A6433"/>
    <w:rsid w:val="003A6B9A"/>
    <w:rsid w:val="003B1EC5"/>
    <w:rsid w:val="003B3415"/>
    <w:rsid w:val="003B5108"/>
    <w:rsid w:val="003B5F7F"/>
    <w:rsid w:val="003B628B"/>
    <w:rsid w:val="003C141F"/>
    <w:rsid w:val="003C14C4"/>
    <w:rsid w:val="003C5850"/>
    <w:rsid w:val="003C76EF"/>
    <w:rsid w:val="003C7DF4"/>
    <w:rsid w:val="003C7FD4"/>
    <w:rsid w:val="003D1E6A"/>
    <w:rsid w:val="003D2371"/>
    <w:rsid w:val="003D28C3"/>
    <w:rsid w:val="003D53BE"/>
    <w:rsid w:val="003E161D"/>
    <w:rsid w:val="003E3C82"/>
    <w:rsid w:val="003E40B2"/>
    <w:rsid w:val="003E4A64"/>
    <w:rsid w:val="003E6E4B"/>
    <w:rsid w:val="003F0D59"/>
    <w:rsid w:val="003F5CDE"/>
    <w:rsid w:val="003F6733"/>
    <w:rsid w:val="003F6926"/>
    <w:rsid w:val="004009E3"/>
    <w:rsid w:val="00400BA3"/>
    <w:rsid w:val="00402871"/>
    <w:rsid w:val="0040353A"/>
    <w:rsid w:val="004054A1"/>
    <w:rsid w:val="00412A37"/>
    <w:rsid w:val="00420161"/>
    <w:rsid w:val="00420F3F"/>
    <w:rsid w:val="00425372"/>
    <w:rsid w:val="00427F8D"/>
    <w:rsid w:val="00431491"/>
    <w:rsid w:val="00433FCF"/>
    <w:rsid w:val="00437B3C"/>
    <w:rsid w:val="004428BC"/>
    <w:rsid w:val="004516B3"/>
    <w:rsid w:val="004517FC"/>
    <w:rsid w:val="00452010"/>
    <w:rsid w:val="00455ACC"/>
    <w:rsid w:val="00457003"/>
    <w:rsid w:val="0045749F"/>
    <w:rsid w:val="00457AE7"/>
    <w:rsid w:val="004604AC"/>
    <w:rsid w:val="00460A7D"/>
    <w:rsid w:val="00462EB9"/>
    <w:rsid w:val="00464060"/>
    <w:rsid w:val="004648CA"/>
    <w:rsid w:val="00465E38"/>
    <w:rsid w:val="004720CF"/>
    <w:rsid w:val="004727A7"/>
    <w:rsid w:val="00476D05"/>
    <w:rsid w:val="004777C1"/>
    <w:rsid w:val="00481A20"/>
    <w:rsid w:val="00481F11"/>
    <w:rsid w:val="00482143"/>
    <w:rsid w:val="00482829"/>
    <w:rsid w:val="00483CFE"/>
    <w:rsid w:val="004850C7"/>
    <w:rsid w:val="004852F4"/>
    <w:rsid w:val="004856AF"/>
    <w:rsid w:val="00486FA9"/>
    <w:rsid w:val="004914F1"/>
    <w:rsid w:val="00492BB4"/>
    <w:rsid w:val="00493851"/>
    <w:rsid w:val="00493998"/>
    <w:rsid w:val="0049586A"/>
    <w:rsid w:val="004A1635"/>
    <w:rsid w:val="004A2F43"/>
    <w:rsid w:val="004A30D5"/>
    <w:rsid w:val="004A3725"/>
    <w:rsid w:val="004A3984"/>
    <w:rsid w:val="004A3DDB"/>
    <w:rsid w:val="004A548F"/>
    <w:rsid w:val="004B0413"/>
    <w:rsid w:val="004B151E"/>
    <w:rsid w:val="004B18DD"/>
    <w:rsid w:val="004B21FA"/>
    <w:rsid w:val="004B307A"/>
    <w:rsid w:val="004B37AF"/>
    <w:rsid w:val="004B4B8C"/>
    <w:rsid w:val="004C11BF"/>
    <w:rsid w:val="004C2FD8"/>
    <w:rsid w:val="004C5140"/>
    <w:rsid w:val="004C7B48"/>
    <w:rsid w:val="004D0630"/>
    <w:rsid w:val="004D0D0C"/>
    <w:rsid w:val="004D10D1"/>
    <w:rsid w:val="004D1759"/>
    <w:rsid w:val="004D3B6F"/>
    <w:rsid w:val="004D4BEB"/>
    <w:rsid w:val="004D6BE6"/>
    <w:rsid w:val="004D6C63"/>
    <w:rsid w:val="004E40F0"/>
    <w:rsid w:val="004E445A"/>
    <w:rsid w:val="004E4FC2"/>
    <w:rsid w:val="004E555A"/>
    <w:rsid w:val="004E6659"/>
    <w:rsid w:val="004E687A"/>
    <w:rsid w:val="004F3472"/>
    <w:rsid w:val="004F4EA8"/>
    <w:rsid w:val="004F5118"/>
    <w:rsid w:val="005000BE"/>
    <w:rsid w:val="00501E71"/>
    <w:rsid w:val="00504D37"/>
    <w:rsid w:val="005067E7"/>
    <w:rsid w:val="00506CF3"/>
    <w:rsid w:val="005111A2"/>
    <w:rsid w:val="0051440E"/>
    <w:rsid w:val="005166B4"/>
    <w:rsid w:val="00516F50"/>
    <w:rsid w:val="005232A8"/>
    <w:rsid w:val="00523C7C"/>
    <w:rsid w:val="00523D81"/>
    <w:rsid w:val="00526985"/>
    <w:rsid w:val="00526B3F"/>
    <w:rsid w:val="00527017"/>
    <w:rsid w:val="00534DC2"/>
    <w:rsid w:val="00536950"/>
    <w:rsid w:val="005403B4"/>
    <w:rsid w:val="005426E9"/>
    <w:rsid w:val="00543C62"/>
    <w:rsid w:val="00544765"/>
    <w:rsid w:val="005469FE"/>
    <w:rsid w:val="00551041"/>
    <w:rsid w:val="005543BE"/>
    <w:rsid w:val="00554935"/>
    <w:rsid w:val="00564269"/>
    <w:rsid w:val="0056552C"/>
    <w:rsid w:val="0056578A"/>
    <w:rsid w:val="00571D82"/>
    <w:rsid w:val="00573E81"/>
    <w:rsid w:val="00575F26"/>
    <w:rsid w:val="00577F5D"/>
    <w:rsid w:val="00582C9E"/>
    <w:rsid w:val="0058315C"/>
    <w:rsid w:val="0058445A"/>
    <w:rsid w:val="00585265"/>
    <w:rsid w:val="0058550C"/>
    <w:rsid w:val="00587201"/>
    <w:rsid w:val="005905D1"/>
    <w:rsid w:val="00590E10"/>
    <w:rsid w:val="00592F00"/>
    <w:rsid w:val="00594E04"/>
    <w:rsid w:val="00597E72"/>
    <w:rsid w:val="005A02C9"/>
    <w:rsid w:val="005A2EAC"/>
    <w:rsid w:val="005A35E0"/>
    <w:rsid w:val="005A48C7"/>
    <w:rsid w:val="005A6B52"/>
    <w:rsid w:val="005A6E99"/>
    <w:rsid w:val="005A7845"/>
    <w:rsid w:val="005B0625"/>
    <w:rsid w:val="005B0DD8"/>
    <w:rsid w:val="005B10C1"/>
    <w:rsid w:val="005B6831"/>
    <w:rsid w:val="005C2C0C"/>
    <w:rsid w:val="005C6F7F"/>
    <w:rsid w:val="005D13CB"/>
    <w:rsid w:val="005D16F7"/>
    <w:rsid w:val="005D1978"/>
    <w:rsid w:val="005D5C4E"/>
    <w:rsid w:val="005D60FC"/>
    <w:rsid w:val="005D6CE6"/>
    <w:rsid w:val="005E11C8"/>
    <w:rsid w:val="005E2AF7"/>
    <w:rsid w:val="005E2D42"/>
    <w:rsid w:val="005E5B5A"/>
    <w:rsid w:val="005E7B1C"/>
    <w:rsid w:val="005F3975"/>
    <w:rsid w:val="005F3976"/>
    <w:rsid w:val="005F4376"/>
    <w:rsid w:val="005F5669"/>
    <w:rsid w:val="005F597E"/>
    <w:rsid w:val="005F5CA6"/>
    <w:rsid w:val="005F6070"/>
    <w:rsid w:val="005F6D02"/>
    <w:rsid w:val="0060127E"/>
    <w:rsid w:val="00604F16"/>
    <w:rsid w:val="00604F96"/>
    <w:rsid w:val="00610C55"/>
    <w:rsid w:val="00611777"/>
    <w:rsid w:val="00611EF8"/>
    <w:rsid w:val="00614D35"/>
    <w:rsid w:val="00617F4F"/>
    <w:rsid w:val="00620BD1"/>
    <w:rsid w:val="00622371"/>
    <w:rsid w:val="0062341A"/>
    <w:rsid w:val="00623D02"/>
    <w:rsid w:val="00626F18"/>
    <w:rsid w:val="00631316"/>
    <w:rsid w:val="00631D9D"/>
    <w:rsid w:val="006346E9"/>
    <w:rsid w:val="006406D7"/>
    <w:rsid w:val="006410DC"/>
    <w:rsid w:val="006430B2"/>
    <w:rsid w:val="00643AA2"/>
    <w:rsid w:val="0064449A"/>
    <w:rsid w:val="00645811"/>
    <w:rsid w:val="00646B77"/>
    <w:rsid w:val="0064766D"/>
    <w:rsid w:val="00650BCD"/>
    <w:rsid w:val="006538ED"/>
    <w:rsid w:val="00653FB3"/>
    <w:rsid w:val="00654665"/>
    <w:rsid w:val="00656843"/>
    <w:rsid w:val="006573D3"/>
    <w:rsid w:val="00663038"/>
    <w:rsid w:val="006647B8"/>
    <w:rsid w:val="00670D0E"/>
    <w:rsid w:val="00672245"/>
    <w:rsid w:val="0067335F"/>
    <w:rsid w:val="0067405E"/>
    <w:rsid w:val="00674100"/>
    <w:rsid w:val="0067577A"/>
    <w:rsid w:val="006759D3"/>
    <w:rsid w:val="006841A3"/>
    <w:rsid w:val="006845BC"/>
    <w:rsid w:val="00686B38"/>
    <w:rsid w:val="006906F1"/>
    <w:rsid w:val="006910EF"/>
    <w:rsid w:val="006920BE"/>
    <w:rsid w:val="0069304A"/>
    <w:rsid w:val="00694D9B"/>
    <w:rsid w:val="00695645"/>
    <w:rsid w:val="0069624A"/>
    <w:rsid w:val="006967AF"/>
    <w:rsid w:val="006A035B"/>
    <w:rsid w:val="006A2B27"/>
    <w:rsid w:val="006A36F4"/>
    <w:rsid w:val="006A4F26"/>
    <w:rsid w:val="006A766C"/>
    <w:rsid w:val="006A79E8"/>
    <w:rsid w:val="006A7CA2"/>
    <w:rsid w:val="006B1F9D"/>
    <w:rsid w:val="006B247A"/>
    <w:rsid w:val="006B2939"/>
    <w:rsid w:val="006B2B09"/>
    <w:rsid w:val="006B3451"/>
    <w:rsid w:val="006B446B"/>
    <w:rsid w:val="006B47D6"/>
    <w:rsid w:val="006B5454"/>
    <w:rsid w:val="006C1785"/>
    <w:rsid w:val="006C54B0"/>
    <w:rsid w:val="006C5DA8"/>
    <w:rsid w:val="006D0273"/>
    <w:rsid w:val="006D0328"/>
    <w:rsid w:val="006D058A"/>
    <w:rsid w:val="006D3EF9"/>
    <w:rsid w:val="006D40A9"/>
    <w:rsid w:val="006D60EF"/>
    <w:rsid w:val="006D6733"/>
    <w:rsid w:val="006E1304"/>
    <w:rsid w:val="006E1D0C"/>
    <w:rsid w:val="006E1D2F"/>
    <w:rsid w:val="006E395D"/>
    <w:rsid w:val="006E3D9C"/>
    <w:rsid w:val="006E541C"/>
    <w:rsid w:val="006E5E6E"/>
    <w:rsid w:val="006E6D46"/>
    <w:rsid w:val="006E7D83"/>
    <w:rsid w:val="006E7F69"/>
    <w:rsid w:val="006F1878"/>
    <w:rsid w:val="006F59F1"/>
    <w:rsid w:val="006F65FC"/>
    <w:rsid w:val="006F7EFA"/>
    <w:rsid w:val="00700B79"/>
    <w:rsid w:val="00701C85"/>
    <w:rsid w:val="00701FEE"/>
    <w:rsid w:val="00702994"/>
    <w:rsid w:val="00703BCE"/>
    <w:rsid w:val="00704890"/>
    <w:rsid w:val="00705ABB"/>
    <w:rsid w:val="00705C81"/>
    <w:rsid w:val="00706101"/>
    <w:rsid w:val="00706106"/>
    <w:rsid w:val="00706681"/>
    <w:rsid w:val="007103F6"/>
    <w:rsid w:val="00710A0F"/>
    <w:rsid w:val="007150B1"/>
    <w:rsid w:val="00715E35"/>
    <w:rsid w:val="00717604"/>
    <w:rsid w:val="007201EA"/>
    <w:rsid w:val="007210EF"/>
    <w:rsid w:val="007219D4"/>
    <w:rsid w:val="00723779"/>
    <w:rsid w:val="00723E9E"/>
    <w:rsid w:val="00726150"/>
    <w:rsid w:val="0072637E"/>
    <w:rsid w:val="00731D64"/>
    <w:rsid w:val="00731E20"/>
    <w:rsid w:val="007321EB"/>
    <w:rsid w:val="007418CE"/>
    <w:rsid w:val="0074425D"/>
    <w:rsid w:val="00744EBA"/>
    <w:rsid w:val="00745907"/>
    <w:rsid w:val="00751422"/>
    <w:rsid w:val="007525CC"/>
    <w:rsid w:val="00754C52"/>
    <w:rsid w:val="007573A7"/>
    <w:rsid w:val="0076478D"/>
    <w:rsid w:val="00771FF9"/>
    <w:rsid w:val="0077260D"/>
    <w:rsid w:val="007779B6"/>
    <w:rsid w:val="00777FD0"/>
    <w:rsid w:val="00780A63"/>
    <w:rsid w:val="007832AA"/>
    <w:rsid w:val="00784181"/>
    <w:rsid w:val="007841AB"/>
    <w:rsid w:val="00785707"/>
    <w:rsid w:val="00786A92"/>
    <w:rsid w:val="0078738B"/>
    <w:rsid w:val="007874B0"/>
    <w:rsid w:val="007878B6"/>
    <w:rsid w:val="007924AA"/>
    <w:rsid w:val="007927C7"/>
    <w:rsid w:val="007933F6"/>
    <w:rsid w:val="007941E9"/>
    <w:rsid w:val="00795C26"/>
    <w:rsid w:val="00796D8F"/>
    <w:rsid w:val="00797BCF"/>
    <w:rsid w:val="007A1693"/>
    <w:rsid w:val="007A1C65"/>
    <w:rsid w:val="007A4041"/>
    <w:rsid w:val="007A7AA2"/>
    <w:rsid w:val="007B0063"/>
    <w:rsid w:val="007B068B"/>
    <w:rsid w:val="007B06EE"/>
    <w:rsid w:val="007B0EEA"/>
    <w:rsid w:val="007B1927"/>
    <w:rsid w:val="007B2F66"/>
    <w:rsid w:val="007B3A87"/>
    <w:rsid w:val="007B3DFD"/>
    <w:rsid w:val="007B67D9"/>
    <w:rsid w:val="007B7E5F"/>
    <w:rsid w:val="007C0034"/>
    <w:rsid w:val="007C0130"/>
    <w:rsid w:val="007C154B"/>
    <w:rsid w:val="007C17DE"/>
    <w:rsid w:val="007C2BB2"/>
    <w:rsid w:val="007C49D4"/>
    <w:rsid w:val="007C5653"/>
    <w:rsid w:val="007C7106"/>
    <w:rsid w:val="007C7FC5"/>
    <w:rsid w:val="007D03A3"/>
    <w:rsid w:val="007D1A7F"/>
    <w:rsid w:val="007D1C53"/>
    <w:rsid w:val="007D22E6"/>
    <w:rsid w:val="007D2FCD"/>
    <w:rsid w:val="007D3B11"/>
    <w:rsid w:val="007E05F8"/>
    <w:rsid w:val="007E15BE"/>
    <w:rsid w:val="007E4553"/>
    <w:rsid w:val="007E7036"/>
    <w:rsid w:val="007E7D16"/>
    <w:rsid w:val="007F0101"/>
    <w:rsid w:val="007F0A1F"/>
    <w:rsid w:val="007F0F5F"/>
    <w:rsid w:val="007F36CD"/>
    <w:rsid w:val="007F5256"/>
    <w:rsid w:val="0080349F"/>
    <w:rsid w:val="00804006"/>
    <w:rsid w:val="0080476F"/>
    <w:rsid w:val="008053D3"/>
    <w:rsid w:val="0081207F"/>
    <w:rsid w:val="0081527D"/>
    <w:rsid w:val="00816011"/>
    <w:rsid w:val="00816B53"/>
    <w:rsid w:val="00820728"/>
    <w:rsid w:val="00821A2F"/>
    <w:rsid w:val="00821FC5"/>
    <w:rsid w:val="0082361E"/>
    <w:rsid w:val="00824489"/>
    <w:rsid w:val="0082529E"/>
    <w:rsid w:val="008274C3"/>
    <w:rsid w:val="00827BE0"/>
    <w:rsid w:val="00831C79"/>
    <w:rsid w:val="00833C20"/>
    <w:rsid w:val="008340C5"/>
    <w:rsid w:val="00834951"/>
    <w:rsid w:val="00835105"/>
    <w:rsid w:val="00835157"/>
    <w:rsid w:val="00841ABD"/>
    <w:rsid w:val="008426DE"/>
    <w:rsid w:val="008430D4"/>
    <w:rsid w:val="008441DD"/>
    <w:rsid w:val="00847D4F"/>
    <w:rsid w:val="008514F1"/>
    <w:rsid w:val="00855F77"/>
    <w:rsid w:val="0085668C"/>
    <w:rsid w:val="00860C1B"/>
    <w:rsid w:val="00862014"/>
    <w:rsid w:val="00862859"/>
    <w:rsid w:val="00865537"/>
    <w:rsid w:val="00865D64"/>
    <w:rsid w:val="008675F3"/>
    <w:rsid w:val="008703B5"/>
    <w:rsid w:val="008711AB"/>
    <w:rsid w:val="00875137"/>
    <w:rsid w:val="00880455"/>
    <w:rsid w:val="00882705"/>
    <w:rsid w:val="00884B2A"/>
    <w:rsid w:val="00884BC8"/>
    <w:rsid w:val="00886586"/>
    <w:rsid w:val="0088724A"/>
    <w:rsid w:val="00890192"/>
    <w:rsid w:val="00892506"/>
    <w:rsid w:val="00894AD6"/>
    <w:rsid w:val="00894CAB"/>
    <w:rsid w:val="00895E48"/>
    <w:rsid w:val="008A06F1"/>
    <w:rsid w:val="008A1784"/>
    <w:rsid w:val="008A2778"/>
    <w:rsid w:val="008A4B8E"/>
    <w:rsid w:val="008A6977"/>
    <w:rsid w:val="008A74DA"/>
    <w:rsid w:val="008B1034"/>
    <w:rsid w:val="008B1A5D"/>
    <w:rsid w:val="008B23BF"/>
    <w:rsid w:val="008B61A9"/>
    <w:rsid w:val="008B6E7D"/>
    <w:rsid w:val="008B6FA0"/>
    <w:rsid w:val="008B7132"/>
    <w:rsid w:val="008C05E2"/>
    <w:rsid w:val="008C1780"/>
    <w:rsid w:val="008C6E13"/>
    <w:rsid w:val="008D06B9"/>
    <w:rsid w:val="008D2EEC"/>
    <w:rsid w:val="008D3075"/>
    <w:rsid w:val="008D6C57"/>
    <w:rsid w:val="008D718D"/>
    <w:rsid w:val="008E17F1"/>
    <w:rsid w:val="008E188F"/>
    <w:rsid w:val="008E21A2"/>
    <w:rsid w:val="008E2D8F"/>
    <w:rsid w:val="008E4BD3"/>
    <w:rsid w:val="008E4F5D"/>
    <w:rsid w:val="008F006F"/>
    <w:rsid w:val="008F01DA"/>
    <w:rsid w:val="008F14E5"/>
    <w:rsid w:val="008F1D6E"/>
    <w:rsid w:val="008F2BA2"/>
    <w:rsid w:val="008F3BF7"/>
    <w:rsid w:val="008F3F8E"/>
    <w:rsid w:val="008F68B4"/>
    <w:rsid w:val="008F6DC7"/>
    <w:rsid w:val="008F76F2"/>
    <w:rsid w:val="00901021"/>
    <w:rsid w:val="00904124"/>
    <w:rsid w:val="00904F14"/>
    <w:rsid w:val="009054E5"/>
    <w:rsid w:val="00906289"/>
    <w:rsid w:val="009062A5"/>
    <w:rsid w:val="0090765A"/>
    <w:rsid w:val="009121BD"/>
    <w:rsid w:val="00914776"/>
    <w:rsid w:val="00914A25"/>
    <w:rsid w:val="0091533D"/>
    <w:rsid w:val="00916D85"/>
    <w:rsid w:val="009206F1"/>
    <w:rsid w:val="00922B25"/>
    <w:rsid w:val="00924A20"/>
    <w:rsid w:val="00926C6F"/>
    <w:rsid w:val="00927415"/>
    <w:rsid w:val="0093062E"/>
    <w:rsid w:val="00932D2E"/>
    <w:rsid w:val="00933971"/>
    <w:rsid w:val="00936387"/>
    <w:rsid w:val="00936CE7"/>
    <w:rsid w:val="00936F06"/>
    <w:rsid w:val="009370D1"/>
    <w:rsid w:val="009379D4"/>
    <w:rsid w:val="00940EF5"/>
    <w:rsid w:val="0094328A"/>
    <w:rsid w:val="00943873"/>
    <w:rsid w:val="009506A0"/>
    <w:rsid w:val="009604CE"/>
    <w:rsid w:val="0096293E"/>
    <w:rsid w:val="00963BEB"/>
    <w:rsid w:val="00964E96"/>
    <w:rsid w:val="0096630A"/>
    <w:rsid w:val="0096691F"/>
    <w:rsid w:val="009670EC"/>
    <w:rsid w:val="009675D0"/>
    <w:rsid w:val="00967C6D"/>
    <w:rsid w:val="0097084B"/>
    <w:rsid w:val="00972ED8"/>
    <w:rsid w:val="00973337"/>
    <w:rsid w:val="009738F1"/>
    <w:rsid w:val="00973FEE"/>
    <w:rsid w:val="009779D0"/>
    <w:rsid w:val="00980FA7"/>
    <w:rsid w:val="0098794C"/>
    <w:rsid w:val="0099058D"/>
    <w:rsid w:val="00992DD7"/>
    <w:rsid w:val="009962D2"/>
    <w:rsid w:val="009A4924"/>
    <w:rsid w:val="009A72B5"/>
    <w:rsid w:val="009A730B"/>
    <w:rsid w:val="009C07CE"/>
    <w:rsid w:val="009C1473"/>
    <w:rsid w:val="009C4E4A"/>
    <w:rsid w:val="009C5B02"/>
    <w:rsid w:val="009C5E24"/>
    <w:rsid w:val="009C7033"/>
    <w:rsid w:val="009C78C4"/>
    <w:rsid w:val="009C7EFF"/>
    <w:rsid w:val="009D0637"/>
    <w:rsid w:val="009D0DF5"/>
    <w:rsid w:val="009D326A"/>
    <w:rsid w:val="009D3E42"/>
    <w:rsid w:val="009D509A"/>
    <w:rsid w:val="009D63CC"/>
    <w:rsid w:val="009D6A74"/>
    <w:rsid w:val="009D71EF"/>
    <w:rsid w:val="009E090A"/>
    <w:rsid w:val="009E0FCD"/>
    <w:rsid w:val="009E4A83"/>
    <w:rsid w:val="009E4FC2"/>
    <w:rsid w:val="009E639C"/>
    <w:rsid w:val="009E6E28"/>
    <w:rsid w:val="009F0016"/>
    <w:rsid w:val="009F0F6E"/>
    <w:rsid w:val="009F1FBA"/>
    <w:rsid w:val="009F2861"/>
    <w:rsid w:val="009F3047"/>
    <w:rsid w:val="009F35F9"/>
    <w:rsid w:val="009F39C5"/>
    <w:rsid w:val="009F426B"/>
    <w:rsid w:val="009F4413"/>
    <w:rsid w:val="009F49A1"/>
    <w:rsid w:val="009F57A3"/>
    <w:rsid w:val="009F6180"/>
    <w:rsid w:val="009F693E"/>
    <w:rsid w:val="00A01012"/>
    <w:rsid w:val="00A0283D"/>
    <w:rsid w:val="00A03AE0"/>
    <w:rsid w:val="00A04AD3"/>
    <w:rsid w:val="00A11870"/>
    <w:rsid w:val="00A13356"/>
    <w:rsid w:val="00A13501"/>
    <w:rsid w:val="00A13E25"/>
    <w:rsid w:val="00A1418A"/>
    <w:rsid w:val="00A17B87"/>
    <w:rsid w:val="00A17EFB"/>
    <w:rsid w:val="00A2034E"/>
    <w:rsid w:val="00A23F82"/>
    <w:rsid w:val="00A2573C"/>
    <w:rsid w:val="00A278D6"/>
    <w:rsid w:val="00A27C85"/>
    <w:rsid w:val="00A3115A"/>
    <w:rsid w:val="00A3284E"/>
    <w:rsid w:val="00A36089"/>
    <w:rsid w:val="00A402B8"/>
    <w:rsid w:val="00A41792"/>
    <w:rsid w:val="00A44312"/>
    <w:rsid w:val="00A4583A"/>
    <w:rsid w:val="00A4606F"/>
    <w:rsid w:val="00A479D3"/>
    <w:rsid w:val="00A52213"/>
    <w:rsid w:val="00A56704"/>
    <w:rsid w:val="00A609BC"/>
    <w:rsid w:val="00A6253D"/>
    <w:rsid w:val="00A62AAA"/>
    <w:rsid w:val="00A62DA2"/>
    <w:rsid w:val="00A67FE0"/>
    <w:rsid w:val="00A73243"/>
    <w:rsid w:val="00A73505"/>
    <w:rsid w:val="00A7496F"/>
    <w:rsid w:val="00A7571E"/>
    <w:rsid w:val="00A830F5"/>
    <w:rsid w:val="00A84EBC"/>
    <w:rsid w:val="00A862B9"/>
    <w:rsid w:val="00A86349"/>
    <w:rsid w:val="00A901DC"/>
    <w:rsid w:val="00A96173"/>
    <w:rsid w:val="00AA0E04"/>
    <w:rsid w:val="00AA0EE8"/>
    <w:rsid w:val="00AA442A"/>
    <w:rsid w:val="00AA49B1"/>
    <w:rsid w:val="00AA55DF"/>
    <w:rsid w:val="00AA6B3B"/>
    <w:rsid w:val="00AB3AA4"/>
    <w:rsid w:val="00AB53A0"/>
    <w:rsid w:val="00AB6969"/>
    <w:rsid w:val="00AC02BD"/>
    <w:rsid w:val="00AC0FD8"/>
    <w:rsid w:val="00AC524D"/>
    <w:rsid w:val="00AC541F"/>
    <w:rsid w:val="00AC55A4"/>
    <w:rsid w:val="00AC5A75"/>
    <w:rsid w:val="00AC6428"/>
    <w:rsid w:val="00AC6D05"/>
    <w:rsid w:val="00AD057F"/>
    <w:rsid w:val="00AD125E"/>
    <w:rsid w:val="00AD1D5D"/>
    <w:rsid w:val="00AD205E"/>
    <w:rsid w:val="00AD426B"/>
    <w:rsid w:val="00AD56E5"/>
    <w:rsid w:val="00AD5BC1"/>
    <w:rsid w:val="00AD602B"/>
    <w:rsid w:val="00AE0B1D"/>
    <w:rsid w:val="00AE0DB2"/>
    <w:rsid w:val="00AE1833"/>
    <w:rsid w:val="00AE2A05"/>
    <w:rsid w:val="00AE402F"/>
    <w:rsid w:val="00AE412A"/>
    <w:rsid w:val="00AE4A32"/>
    <w:rsid w:val="00AE4AA6"/>
    <w:rsid w:val="00AE5B93"/>
    <w:rsid w:val="00AE6D18"/>
    <w:rsid w:val="00AE6D5B"/>
    <w:rsid w:val="00AE6D97"/>
    <w:rsid w:val="00AF627E"/>
    <w:rsid w:val="00AF70C3"/>
    <w:rsid w:val="00AF7DE3"/>
    <w:rsid w:val="00B018C2"/>
    <w:rsid w:val="00B031F7"/>
    <w:rsid w:val="00B0382B"/>
    <w:rsid w:val="00B04DB0"/>
    <w:rsid w:val="00B062F7"/>
    <w:rsid w:val="00B07814"/>
    <w:rsid w:val="00B1132A"/>
    <w:rsid w:val="00B12F25"/>
    <w:rsid w:val="00B13405"/>
    <w:rsid w:val="00B1572A"/>
    <w:rsid w:val="00B169B3"/>
    <w:rsid w:val="00B1768D"/>
    <w:rsid w:val="00B2181A"/>
    <w:rsid w:val="00B21EB8"/>
    <w:rsid w:val="00B223C7"/>
    <w:rsid w:val="00B2368C"/>
    <w:rsid w:val="00B24934"/>
    <w:rsid w:val="00B24E7E"/>
    <w:rsid w:val="00B254BF"/>
    <w:rsid w:val="00B26DF4"/>
    <w:rsid w:val="00B273AF"/>
    <w:rsid w:val="00B30D72"/>
    <w:rsid w:val="00B31713"/>
    <w:rsid w:val="00B32BDA"/>
    <w:rsid w:val="00B33E4F"/>
    <w:rsid w:val="00B3763E"/>
    <w:rsid w:val="00B4041E"/>
    <w:rsid w:val="00B434B5"/>
    <w:rsid w:val="00B45911"/>
    <w:rsid w:val="00B47EBC"/>
    <w:rsid w:val="00B540E5"/>
    <w:rsid w:val="00B5447E"/>
    <w:rsid w:val="00B55196"/>
    <w:rsid w:val="00B55AAB"/>
    <w:rsid w:val="00B562A7"/>
    <w:rsid w:val="00B57CE2"/>
    <w:rsid w:val="00B60524"/>
    <w:rsid w:val="00B62D7F"/>
    <w:rsid w:val="00B62ECB"/>
    <w:rsid w:val="00B635C1"/>
    <w:rsid w:val="00B63722"/>
    <w:rsid w:val="00B63851"/>
    <w:rsid w:val="00B646AC"/>
    <w:rsid w:val="00B65BF6"/>
    <w:rsid w:val="00B70050"/>
    <w:rsid w:val="00B70219"/>
    <w:rsid w:val="00B76F16"/>
    <w:rsid w:val="00B83191"/>
    <w:rsid w:val="00B831CE"/>
    <w:rsid w:val="00B923F8"/>
    <w:rsid w:val="00B93075"/>
    <w:rsid w:val="00B93191"/>
    <w:rsid w:val="00B93449"/>
    <w:rsid w:val="00B95F98"/>
    <w:rsid w:val="00B96C88"/>
    <w:rsid w:val="00BA0920"/>
    <w:rsid w:val="00BA0C47"/>
    <w:rsid w:val="00BA6323"/>
    <w:rsid w:val="00BA7E25"/>
    <w:rsid w:val="00BB6603"/>
    <w:rsid w:val="00BB676F"/>
    <w:rsid w:val="00BB6BE3"/>
    <w:rsid w:val="00BB6D99"/>
    <w:rsid w:val="00BB7B22"/>
    <w:rsid w:val="00BC173F"/>
    <w:rsid w:val="00BC178C"/>
    <w:rsid w:val="00BC2018"/>
    <w:rsid w:val="00BC2A6F"/>
    <w:rsid w:val="00BC3422"/>
    <w:rsid w:val="00BC672D"/>
    <w:rsid w:val="00BC7968"/>
    <w:rsid w:val="00BD0C86"/>
    <w:rsid w:val="00BD4536"/>
    <w:rsid w:val="00BD4960"/>
    <w:rsid w:val="00BD4F9F"/>
    <w:rsid w:val="00BD53C7"/>
    <w:rsid w:val="00BE1092"/>
    <w:rsid w:val="00BE36E6"/>
    <w:rsid w:val="00BE4B86"/>
    <w:rsid w:val="00BE50A9"/>
    <w:rsid w:val="00BE59A9"/>
    <w:rsid w:val="00BE6C05"/>
    <w:rsid w:val="00BF05BA"/>
    <w:rsid w:val="00BF1A49"/>
    <w:rsid w:val="00BF502F"/>
    <w:rsid w:val="00BF5710"/>
    <w:rsid w:val="00BF5757"/>
    <w:rsid w:val="00BF5AE8"/>
    <w:rsid w:val="00BF6614"/>
    <w:rsid w:val="00C03C34"/>
    <w:rsid w:val="00C04D53"/>
    <w:rsid w:val="00C113BC"/>
    <w:rsid w:val="00C129E9"/>
    <w:rsid w:val="00C1416F"/>
    <w:rsid w:val="00C156A6"/>
    <w:rsid w:val="00C170ED"/>
    <w:rsid w:val="00C17204"/>
    <w:rsid w:val="00C17433"/>
    <w:rsid w:val="00C1753B"/>
    <w:rsid w:val="00C21D42"/>
    <w:rsid w:val="00C238F3"/>
    <w:rsid w:val="00C26D34"/>
    <w:rsid w:val="00C3193F"/>
    <w:rsid w:val="00C3588B"/>
    <w:rsid w:val="00C402F9"/>
    <w:rsid w:val="00C4176D"/>
    <w:rsid w:val="00C41A55"/>
    <w:rsid w:val="00C41FBA"/>
    <w:rsid w:val="00C42364"/>
    <w:rsid w:val="00C42416"/>
    <w:rsid w:val="00C42D5E"/>
    <w:rsid w:val="00C449B0"/>
    <w:rsid w:val="00C47BAC"/>
    <w:rsid w:val="00C51999"/>
    <w:rsid w:val="00C52EE7"/>
    <w:rsid w:val="00C546CB"/>
    <w:rsid w:val="00C6628E"/>
    <w:rsid w:val="00C72E7A"/>
    <w:rsid w:val="00C74A74"/>
    <w:rsid w:val="00C7502A"/>
    <w:rsid w:val="00C860F1"/>
    <w:rsid w:val="00C9046D"/>
    <w:rsid w:val="00C90B39"/>
    <w:rsid w:val="00C91CA2"/>
    <w:rsid w:val="00C91D71"/>
    <w:rsid w:val="00C92A40"/>
    <w:rsid w:val="00C940F9"/>
    <w:rsid w:val="00C96C1C"/>
    <w:rsid w:val="00C97B67"/>
    <w:rsid w:val="00CA1BB9"/>
    <w:rsid w:val="00CA1E5B"/>
    <w:rsid w:val="00CA4454"/>
    <w:rsid w:val="00CA61B1"/>
    <w:rsid w:val="00CA647A"/>
    <w:rsid w:val="00CA7335"/>
    <w:rsid w:val="00CA789D"/>
    <w:rsid w:val="00CB1761"/>
    <w:rsid w:val="00CB1AC8"/>
    <w:rsid w:val="00CB2A06"/>
    <w:rsid w:val="00CB5E2F"/>
    <w:rsid w:val="00CC1CF9"/>
    <w:rsid w:val="00CC1DCB"/>
    <w:rsid w:val="00CC34AA"/>
    <w:rsid w:val="00CC656C"/>
    <w:rsid w:val="00CD01FF"/>
    <w:rsid w:val="00CD2E32"/>
    <w:rsid w:val="00CD2E58"/>
    <w:rsid w:val="00CD2F34"/>
    <w:rsid w:val="00CD33D9"/>
    <w:rsid w:val="00CD3A0D"/>
    <w:rsid w:val="00CD3C4F"/>
    <w:rsid w:val="00CE1E09"/>
    <w:rsid w:val="00CE4887"/>
    <w:rsid w:val="00CE5B18"/>
    <w:rsid w:val="00CF4B36"/>
    <w:rsid w:val="00CF652D"/>
    <w:rsid w:val="00CF66EF"/>
    <w:rsid w:val="00CF6771"/>
    <w:rsid w:val="00D049FA"/>
    <w:rsid w:val="00D04A0A"/>
    <w:rsid w:val="00D055BE"/>
    <w:rsid w:val="00D077E3"/>
    <w:rsid w:val="00D11F56"/>
    <w:rsid w:val="00D1360D"/>
    <w:rsid w:val="00D14418"/>
    <w:rsid w:val="00D20995"/>
    <w:rsid w:val="00D24DF0"/>
    <w:rsid w:val="00D25E39"/>
    <w:rsid w:val="00D272C7"/>
    <w:rsid w:val="00D31FDB"/>
    <w:rsid w:val="00D323A8"/>
    <w:rsid w:val="00D363A4"/>
    <w:rsid w:val="00D36752"/>
    <w:rsid w:val="00D37AF7"/>
    <w:rsid w:val="00D44172"/>
    <w:rsid w:val="00D45B22"/>
    <w:rsid w:val="00D4621C"/>
    <w:rsid w:val="00D50435"/>
    <w:rsid w:val="00D545DF"/>
    <w:rsid w:val="00D553F5"/>
    <w:rsid w:val="00D56795"/>
    <w:rsid w:val="00D604C0"/>
    <w:rsid w:val="00D63E09"/>
    <w:rsid w:val="00D65817"/>
    <w:rsid w:val="00D710AA"/>
    <w:rsid w:val="00D724A6"/>
    <w:rsid w:val="00D72B53"/>
    <w:rsid w:val="00D7393E"/>
    <w:rsid w:val="00D73FCF"/>
    <w:rsid w:val="00D76E8D"/>
    <w:rsid w:val="00D77789"/>
    <w:rsid w:val="00D808F7"/>
    <w:rsid w:val="00D80FD1"/>
    <w:rsid w:val="00D814D6"/>
    <w:rsid w:val="00D81922"/>
    <w:rsid w:val="00D845B5"/>
    <w:rsid w:val="00D85365"/>
    <w:rsid w:val="00D8655D"/>
    <w:rsid w:val="00D93DB2"/>
    <w:rsid w:val="00D96E1A"/>
    <w:rsid w:val="00D96E5F"/>
    <w:rsid w:val="00DA3323"/>
    <w:rsid w:val="00DA4B37"/>
    <w:rsid w:val="00DA51E1"/>
    <w:rsid w:val="00DA5CBA"/>
    <w:rsid w:val="00DB1AEF"/>
    <w:rsid w:val="00DB3B8F"/>
    <w:rsid w:val="00DB47C0"/>
    <w:rsid w:val="00DB499C"/>
    <w:rsid w:val="00DB6236"/>
    <w:rsid w:val="00DB6841"/>
    <w:rsid w:val="00DC2EEC"/>
    <w:rsid w:val="00DC386B"/>
    <w:rsid w:val="00DC76DB"/>
    <w:rsid w:val="00DD1B1D"/>
    <w:rsid w:val="00DD24A3"/>
    <w:rsid w:val="00DD2F69"/>
    <w:rsid w:val="00DD47C6"/>
    <w:rsid w:val="00DD4B17"/>
    <w:rsid w:val="00DD4BED"/>
    <w:rsid w:val="00DD72DE"/>
    <w:rsid w:val="00DD72F0"/>
    <w:rsid w:val="00DE0515"/>
    <w:rsid w:val="00DE05A8"/>
    <w:rsid w:val="00DE1918"/>
    <w:rsid w:val="00DE199F"/>
    <w:rsid w:val="00DE23E7"/>
    <w:rsid w:val="00DE28D7"/>
    <w:rsid w:val="00DE2BA3"/>
    <w:rsid w:val="00DE6DFF"/>
    <w:rsid w:val="00DE75EF"/>
    <w:rsid w:val="00DE7734"/>
    <w:rsid w:val="00DF0B92"/>
    <w:rsid w:val="00DF36AE"/>
    <w:rsid w:val="00DF36F7"/>
    <w:rsid w:val="00DF3B98"/>
    <w:rsid w:val="00DF4CC2"/>
    <w:rsid w:val="00DF7109"/>
    <w:rsid w:val="00DF7914"/>
    <w:rsid w:val="00E00C09"/>
    <w:rsid w:val="00E06C17"/>
    <w:rsid w:val="00E0702D"/>
    <w:rsid w:val="00E10C24"/>
    <w:rsid w:val="00E1115F"/>
    <w:rsid w:val="00E140CF"/>
    <w:rsid w:val="00E15D6C"/>
    <w:rsid w:val="00E16224"/>
    <w:rsid w:val="00E165C2"/>
    <w:rsid w:val="00E16F0C"/>
    <w:rsid w:val="00E20FC3"/>
    <w:rsid w:val="00E2133B"/>
    <w:rsid w:val="00E22857"/>
    <w:rsid w:val="00E23EA5"/>
    <w:rsid w:val="00E25C2F"/>
    <w:rsid w:val="00E2650C"/>
    <w:rsid w:val="00E26A9B"/>
    <w:rsid w:val="00E300CF"/>
    <w:rsid w:val="00E311FF"/>
    <w:rsid w:val="00E354EE"/>
    <w:rsid w:val="00E40CA6"/>
    <w:rsid w:val="00E42928"/>
    <w:rsid w:val="00E44E0E"/>
    <w:rsid w:val="00E50D8D"/>
    <w:rsid w:val="00E51A86"/>
    <w:rsid w:val="00E525C1"/>
    <w:rsid w:val="00E55A51"/>
    <w:rsid w:val="00E61009"/>
    <w:rsid w:val="00E65650"/>
    <w:rsid w:val="00E66F08"/>
    <w:rsid w:val="00E6708D"/>
    <w:rsid w:val="00E70FB0"/>
    <w:rsid w:val="00E717C8"/>
    <w:rsid w:val="00E71D01"/>
    <w:rsid w:val="00E735BE"/>
    <w:rsid w:val="00E735D1"/>
    <w:rsid w:val="00E777F9"/>
    <w:rsid w:val="00E85411"/>
    <w:rsid w:val="00E85E30"/>
    <w:rsid w:val="00E92A4C"/>
    <w:rsid w:val="00E92DD4"/>
    <w:rsid w:val="00E930EE"/>
    <w:rsid w:val="00E934CB"/>
    <w:rsid w:val="00E94ACB"/>
    <w:rsid w:val="00E94F0B"/>
    <w:rsid w:val="00E96466"/>
    <w:rsid w:val="00E9647F"/>
    <w:rsid w:val="00E97E14"/>
    <w:rsid w:val="00EA0FA9"/>
    <w:rsid w:val="00EA123A"/>
    <w:rsid w:val="00EA32BB"/>
    <w:rsid w:val="00EA3618"/>
    <w:rsid w:val="00EA3D72"/>
    <w:rsid w:val="00EA4AC4"/>
    <w:rsid w:val="00EA6246"/>
    <w:rsid w:val="00EA6D45"/>
    <w:rsid w:val="00EB6864"/>
    <w:rsid w:val="00EB6A3B"/>
    <w:rsid w:val="00EB6EDB"/>
    <w:rsid w:val="00EC0663"/>
    <w:rsid w:val="00EC06E8"/>
    <w:rsid w:val="00EC1DD1"/>
    <w:rsid w:val="00EC67CC"/>
    <w:rsid w:val="00ED0DA5"/>
    <w:rsid w:val="00ED2878"/>
    <w:rsid w:val="00ED2E98"/>
    <w:rsid w:val="00ED39A0"/>
    <w:rsid w:val="00ED4C5F"/>
    <w:rsid w:val="00ED7358"/>
    <w:rsid w:val="00EE0572"/>
    <w:rsid w:val="00EE4ED7"/>
    <w:rsid w:val="00EE5958"/>
    <w:rsid w:val="00EE7850"/>
    <w:rsid w:val="00EF222E"/>
    <w:rsid w:val="00EF303A"/>
    <w:rsid w:val="00EF5F0D"/>
    <w:rsid w:val="00EF79EE"/>
    <w:rsid w:val="00F00FDE"/>
    <w:rsid w:val="00F02815"/>
    <w:rsid w:val="00F0313D"/>
    <w:rsid w:val="00F060AA"/>
    <w:rsid w:val="00F061EC"/>
    <w:rsid w:val="00F07CA2"/>
    <w:rsid w:val="00F146D4"/>
    <w:rsid w:val="00F14D41"/>
    <w:rsid w:val="00F22469"/>
    <w:rsid w:val="00F22CC3"/>
    <w:rsid w:val="00F233B8"/>
    <w:rsid w:val="00F30329"/>
    <w:rsid w:val="00F31FCC"/>
    <w:rsid w:val="00F33A5E"/>
    <w:rsid w:val="00F33F95"/>
    <w:rsid w:val="00F4177F"/>
    <w:rsid w:val="00F4347E"/>
    <w:rsid w:val="00F4626B"/>
    <w:rsid w:val="00F4643A"/>
    <w:rsid w:val="00F4736D"/>
    <w:rsid w:val="00F549C6"/>
    <w:rsid w:val="00F60D18"/>
    <w:rsid w:val="00F62859"/>
    <w:rsid w:val="00F675D9"/>
    <w:rsid w:val="00F7033F"/>
    <w:rsid w:val="00F70ADD"/>
    <w:rsid w:val="00F84AAA"/>
    <w:rsid w:val="00F84CC0"/>
    <w:rsid w:val="00F85369"/>
    <w:rsid w:val="00F90D3F"/>
    <w:rsid w:val="00F917A3"/>
    <w:rsid w:val="00F9322B"/>
    <w:rsid w:val="00F93745"/>
    <w:rsid w:val="00F96EFA"/>
    <w:rsid w:val="00F977DB"/>
    <w:rsid w:val="00FA0561"/>
    <w:rsid w:val="00FA16A0"/>
    <w:rsid w:val="00FA3962"/>
    <w:rsid w:val="00FA3BFC"/>
    <w:rsid w:val="00FA3C54"/>
    <w:rsid w:val="00FA4BDF"/>
    <w:rsid w:val="00FA5598"/>
    <w:rsid w:val="00FA6230"/>
    <w:rsid w:val="00FA7002"/>
    <w:rsid w:val="00FB14DA"/>
    <w:rsid w:val="00FB45F3"/>
    <w:rsid w:val="00FB6A3A"/>
    <w:rsid w:val="00FC119E"/>
    <w:rsid w:val="00FC145F"/>
    <w:rsid w:val="00FC1ACD"/>
    <w:rsid w:val="00FC1F4C"/>
    <w:rsid w:val="00FC1F77"/>
    <w:rsid w:val="00FC4857"/>
    <w:rsid w:val="00FC4A68"/>
    <w:rsid w:val="00FC5739"/>
    <w:rsid w:val="00FC5CAB"/>
    <w:rsid w:val="00FD0B66"/>
    <w:rsid w:val="00FD3BF3"/>
    <w:rsid w:val="00FD7C55"/>
    <w:rsid w:val="00FE2A8C"/>
    <w:rsid w:val="00FE4A05"/>
    <w:rsid w:val="00FE7833"/>
    <w:rsid w:val="00FF07CE"/>
    <w:rsid w:val="00FF269B"/>
    <w:rsid w:val="00FF2ED7"/>
    <w:rsid w:val="00FF5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9F53B7"/>
  <w15:chartTrackingRefBased/>
  <w15:docId w15:val="{EBBF5FAD-FDE8-4DAA-8C98-9AC87CCF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9B1"/>
    <w:pPr>
      <w:spacing w:line="360" w:lineRule="auto"/>
    </w:pPr>
  </w:style>
  <w:style w:type="paragraph" w:styleId="Heading1">
    <w:name w:val="heading 1"/>
    <w:basedOn w:val="Normal"/>
    <w:next w:val="Normal"/>
    <w:link w:val="Heading1Char"/>
    <w:uiPriority w:val="9"/>
    <w:qFormat/>
    <w:rsid w:val="00A010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10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5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1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012"/>
  </w:style>
  <w:style w:type="paragraph" w:styleId="Footer">
    <w:name w:val="footer"/>
    <w:basedOn w:val="Normal"/>
    <w:link w:val="FooterChar"/>
    <w:uiPriority w:val="99"/>
    <w:unhideWhenUsed/>
    <w:rsid w:val="00A01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012"/>
  </w:style>
  <w:style w:type="character" w:customStyle="1" w:styleId="Heading1Char">
    <w:name w:val="Heading 1 Char"/>
    <w:basedOn w:val="DefaultParagraphFont"/>
    <w:link w:val="Heading1"/>
    <w:uiPriority w:val="9"/>
    <w:rsid w:val="00A010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1012"/>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31224E"/>
    <w:rPr>
      <w:color w:val="808080"/>
    </w:rPr>
  </w:style>
  <w:style w:type="character" w:customStyle="1" w:styleId="Heading3Char">
    <w:name w:val="Heading 3 Char"/>
    <w:basedOn w:val="DefaultParagraphFont"/>
    <w:link w:val="Heading3"/>
    <w:uiPriority w:val="9"/>
    <w:rsid w:val="00AB53A0"/>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5111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11A2"/>
    <w:rPr>
      <w:sz w:val="20"/>
      <w:szCs w:val="20"/>
    </w:rPr>
  </w:style>
  <w:style w:type="character" w:styleId="FootnoteReference">
    <w:name w:val="footnote reference"/>
    <w:basedOn w:val="DefaultParagraphFont"/>
    <w:uiPriority w:val="99"/>
    <w:semiHidden/>
    <w:unhideWhenUsed/>
    <w:rsid w:val="005111A2"/>
    <w:rPr>
      <w:vertAlign w:val="superscript"/>
    </w:rPr>
  </w:style>
  <w:style w:type="paragraph" w:styleId="ListParagraph">
    <w:name w:val="List Paragraph"/>
    <w:basedOn w:val="Normal"/>
    <w:uiPriority w:val="34"/>
    <w:qFormat/>
    <w:rsid w:val="004D10D1"/>
    <w:pPr>
      <w:ind w:left="720"/>
      <w:contextualSpacing/>
    </w:pPr>
  </w:style>
  <w:style w:type="paragraph" w:customStyle="1" w:styleId="EndNoteBibliographyTitle">
    <w:name w:val="EndNote Bibliography Title"/>
    <w:basedOn w:val="Normal"/>
    <w:link w:val="EndNoteBibliographyTitleChar"/>
    <w:rsid w:val="00305632"/>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632"/>
    <w:rPr>
      <w:rFonts w:ascii="Calibri" w:hAnsi="Calibri" w:cs="Calibri"/>
      <w:noProof/>
      <w:lang w:val="en-US"/>
    </w:rPr>
  </w:style>
  <w:style w:type="paragraph" w:customStyle="1" w:styleId="EndNoteBibliography">
    <w:name w:val="EndNote Bibliography"/>
    <w:basedOn w:val="Normal"/>
    <w:link w:val="EndNoteBibliographyChar"/>
    <w:rsid w:val="00305632"/>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632"/>
    <w:rPr>
      <w:rFonts w:ascii="Calibri" w:hAnsi="Calibri" w:cs="Calibri"/>
      <w:noProof/>
      <w:lang w:val="en-US"/>
    </w:rPr>
  </w:style>
  <w:style w:type="character" w:styleId="Hyperlink">
    <w:name w:val="Hyperlink"/>
    <w:basedOn w:val="DefaultParagraphFont"/>
    <w:uiPriority w:val="99"/>
    <w:unhideWhenUsed/>
    <w:rsid w:val="00AE412A"/>
    <w:rPr>
      <w:color w:val="0563C1" w:themeColor="hyperlink"/>
      <w:u w:val="single"/>
    </w:rPr>
  </w:style>
  <w:style w:type="character" w:customStyle="1" w:styleId="UnresolvedMention1">
    <w:name w:val="Unresolved Mention1"/>
    <w:basedOn w:val="DefaultParagraphFont"/>
    <w:uiPriority w:val="99"/>
    <w:semiHidden/>
    <w:unhideWhenUsed/>
    <w:rsid w:val="00AE412A"/>
    <w:rPr>
      <w:color w:val="605E5C"/>
      <w:shd w:val="clear" w:color="auto" w:fill="E1DFDD"/>
    </w:rPr>
  </w:style>
  <w:style w:type="paragraph" w:styleId="Caption">
    <w:name w:val="caption"/>
    <w:basedOn w:val="Normal"/>
    <w:next w:val="Normal"/>
    <w:uiPriority w:val="35"/>
    <w:unhideWhenUsed/>
    <w:qFormat/>
    <w:rsid w:val="00663038"/>
    <w:pPr>
      <w:spacing w:after="200" w:line="240" w:lineRule="auto"/>
      <w:jc w:val="both"/>
    </w:pPr>
    <w:rPr>
      <w:iCs/>
      <w:color w:val="44546A" w:themeColor="text2"/>
      <w:sz w:val="20"/>
      <w:szCs w:val="18"/>
    </w:rPr>
  </w:style>
  <w:style w:type="table" w:styleId="TableGrid">
    <w:name w:val="Table Grid"/>
    <w:basedOn w:val="TableNormal"/>
    <w:uiPriority w:val="39"/>
    <w:rsid w:val="003C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141F"/>
    <w:rPr>
      <w:sz w:val="16"/>
      <w:szCs w:val="16"/>
    </w:rPr>
  </w:style>
  <w:style w:type="paragraph" w:styleId="CommentText">
    <w:name w:val="annotation text"/>
    <w:basedOn w:val="Normal"/>
    <w:link w:val="CommentTextChar"/>
    <w:uiPriority w:val="99"/>
    <w:semiHidden/>
    <w:unhideWhenUsed/>
    <w:rsid w:val="003C141F"/>
    <w:pPr>
      <w:spacing w:line="240" w:lineRule="auto"/>
    </w:pPr>
    <w:rPr>
      <w:sz w:val="20"/>
      <w:szCs w:val="20"/>
    </w:rPr>
  </w:style>
  <w:style w:type="character" w:customStyle="1" w:styleId="CommentTextChar">
    <w:name w:val="Comment Text Char"/>
    <w:basedOn w:val="DefaultParagraphFont"/>
    <w:link w:val="CommentText"/>
    <w:uiPriority w:val="99"/>
    <w:semiHidden/>
    <w:rsid w:val="003C141F"/>
    <w:rPr>
      <w:sz w:val="20"/>
      <w:szCs w:val="20"/>
    </w:rPr>
  </w:style>
  <w:style w:type="paragraph" w:styleId="CommentSubject">
    <w:name w:val="annotation subject"/>
    <w:basedOn w:val="CommentText"/>
    <w:next w:val="CommentText"/>
    <w:link w:val="CommentSubjectChar"/>
    <w:uiPriority w:val="99"/>
    <w:semiHidden/>
    <w:unhideWhenUsed/>
    <w:rsid w:val="003C141F"/>
    <w:rPr>
      <w:b/>
      <w:bCs/>
    </w:rPr>
  </w:style>
  <w:style w:type="character" w:customStyle="1" w:styleId="CommentSubjectChar">
    <w:name w:val="Comment Subject Char"/>
    <w:basedOn w:val="CommentTextChar"/>
    <w:link w:val="CommentSubject"/>
    <w:uiPriority w:val="99"/>
    <w:semiHidden/>
    <w:rsid w:val="003C141F"/>
    <w:rPr>
      <w:b/>
      <w:bCs/>
      <w:sz w:val="20"/>
      <w:szCs w:val="20"/>
    </w:rPr>
  </w:style>
  <w:style w:type="paragraph" w:styleId="BalloonText">
    <w:name w:val="Balloon Text"/>
    <w:basedOn w:val="Normal"/>
    <w:link w:val="BalloonTextChar"/>
    <w:uiPriority w:val="99"/>
    <w:semiHidden/>
    <w:unhideWhenUsed/>
    <w:rsid w:val="003C14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41F"/>
    <w:rPr>
      <w:rFonts w:ascii="Segoe UI" w:hAnsi="Segoe UI" w:cs="Segoe UI"/>
      <w:sz w:val="18"/>
      <w:szCs w:val="18"/>
    </w:rPr>
  </w:style>
  <w:style w:type="character" w:customStyle="1" w:styleId="accordion-tabbedtab-mobile">
    <w:name w:val="accordion-tabbed__tab-mobile"/>
    <w:basedOn w:val="DefaultParagraphFont"/>
    <w:rsid w:val="009E4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33749">
      <w:bodyDiv w:val="1"/>
      <w:marLeft w:val="0"/>
      <w:marRight w:val="0"/>
      <w:marTop w:val="0"/>
      <w:marBottom w:val="0"/>
      <w:divBdr>
        <w:top w:val="none" w:sz="0" w:space="0" w:color="auto"/>
        <w:left w:val="none" w:sz="0" w:space="0" w:color="auto"/>
        <w:bottom w:val="none" w:sz="0" w:space="0" w:color="auto"/>
        <w:right w:val="none" w:sz="0" w:space="0" w:color="auto"/>
      </w:divBdr>
    </w:div>
    <w:div w:id="1715229811">
      <w:bodyDiv w:val="1"/>
      <w:marLeft w:val="0"/>
      <w:marRight w:val="0"/>
      <w:marTop w:val="0"/>
      <w:marBottom w:val="0"/>
      <w:divBdr>
        <w:top w:val="none" w:sz="0" w:space="0" w:color="auto"/>
        <w:left w:val="none" w:sz="0" w:space="0" w:color="auto"/>
        <w:bottom w:val="none" w:sz="0" w:space="0" w:color="auto"/>
        <w:right w:val="none" w:sz="0" w:space="0" w:color="auto"/>
      </w:divBdr>
      <w:divsChild>
        <w:div w:id="1591698552">
          <w:marLeft w:val="0"/>
          <w:marRight w:val="0"/>
          <w:marTop w:val="0"/>
          <w:marBottom w:val="0"/>
          <w:divBdr>
            <w:top w:val="none" w:sz="0" w:space="0" w:color="auto"/>
            <w:left w:val="none" w:sz="0" w:space="0" w:color="auto"/>
            <w:bottom w:val="none" w:sz="0" w:space="0" w:color="auto"/>
            <w:right w:val="none" w:sz="0" w:space="0" w:color="auto"/>
          </w:divBdr>
          <w:divsChild>
            <w:div w:id="4655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reativecommons.org/licenses/by/4.0/" TargetMode="External"/><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t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url.stanford.edu/bq914sc3730" TargetMode="External"/><Relationship Id="rId5" Type="http://schemas.openxmlformats.org/officeDocument/2006/relationships/webSettings" Target="webSettings.xml"/><Relationship Id="rId15" Type="http://schemas.openxmlformats.org/officeDocument/2006/relationships/image" Target="media/image4.tif"/><Relationship Id="rId23" Type="http://schemas.microsoft.com/office/2016/09/relationships/commentsIds" Target="commentsIds.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8D520-26B8-463D-A973-B8796DF2E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51268</TotalTime>
  <Pages>22</Pages>
  <Words>8842</Words>
  <Characters>50403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Zeidman</dc:creator>
  <cp:keywords/>
  <dc:description/>
  <cp:lastModifiedBy>Alex Lepauvre</cp:lastModifiedBy>
  <cp:revision>267</cp:revision>
  <cp:lastPrinted>2025-04-30T15:45:00Z</cp:lastPrinted>
  <dcterms:created xsi:type="dcterms:W3CDTF">2022-06-17T10:40:00Z</dcterms:created>
  <dcterms:modified xsi:type="dcterms:W3CDTF">2025-10-07T18:15:00Z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a280203a2372d4d8555ee9962546a702d372f712e24c2b795a2bc555837da0e7</vt:lpwstr>
  </property>
</Properties>
</file>